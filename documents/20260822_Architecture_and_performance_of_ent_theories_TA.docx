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CF1D01" w14:textId="77777777" w:rsidR="00766CD7" w:rsidRPr="00AC508C" w:rsidRDefault="007D53F7" w:rsidP="003E6F3E">
      <w:pPr>
        <w:pStyle w:val="StandardohneAbstand"/>
        <w:ind w:firstLine="0"/>
        <w:jc w:val="center"/>
        <w:rPr>
          <w:rFonts w:cs="Times New Roman"/>
          <w:b/>
          <w:bCs/>
          <w:sz w:val="28"/>
          <w:szCs w:val="22"/>
          <w:lang w:val="en-US"/>
        </w:rPr>
      </w:pPr>
      <w:r>
        <w:rPr>
          <w:rFonts w:cs="Times New Roman"/>
          <w:b/>
          <w:bCs/>
          <w:sz w:val="28"/>
          <w:szCs w:val="22"/>
          <w:lang w:val="en-US"/>
        </w:rPr>
        <w:t xml:space="preserve">The Architecture of Entrepreneurial Theories and </w:t>
      </w:r>
    </w:p>
    <w:p w14:paraId="03093142" w14:textId="4049A083" w:rsidR="007D53F7" w:rsidRPr="00AC508C" w:rsidRDefault="00766CD7" w:rsidP="003E6F3E">
      <w:pPr>
        <w:pStyle w:val="StandardohneAbstand"/>
        <w:ind w:firstLine="0"/>
        <w:jc w:val="center"/>
        <w:rPr>
          <w:rFonts w:cs="Times New Roman"/>
          <w:b/>
          <w:bCs/>
          <w:sz w:val="28"/>
          <w:szCs w:val="22"/>
          <w:lang w:val="en-US"/>
        </w:rPr>
      </w:pPr>
      <w:r>
        <w:rPr>
          <w:rFonts w:cs="Times New Roman"/>
          <w:b/>
          <w:bCs/>
          <w:sz w:val="28"/>
          <w:szCs w:val="22"/>
          <w:lang w:val="en-US"/>
        </w:rPr>
        <w:t>New Venture Survival</w:t>
      </w:r>
    </w:p>
    <w:p w14:paraId="6D014950" w14:textId="77777777" w:rsidR="007D53F7" w:rsidRPr="00AC508C" w:rsidRDefault="007D53F7" w:rsidP="00103183">
      <w:pPr>
        <w:pStyle w:val="StandardohneAbstand"/>
        <w:rPr>
          <w:rFonts w:cs="Times New Roman"/>
          <w:lang w:val="en-US"/>
        </w:rPr>
      </w:pPr>
    </w:p>
    <w:p w14:paraId="2502A618" w14:textId="77777777" w:rsidR="007D53F7" w:rsidRPr="00AC508C" w:rsidRDefault="007D53F7" w:rsidP="00103183">
      <w:pPr>
        <w:pStyle w:val="StandardohneAbstand"/>
        <w:rPr>
          <w:rFonts w:cs="Times New Roman"/>
          <w:lang w:val="en-US"/>
        </w:rPr>
      </w:pPr>
    </w:p>
    <w:p w14:paraId="4B34FB3B" w14:textId="77777777" w:rsidR="007D53F7" w:rsidRPr="00AC508C" w:rsidRDefault="007D53F7" w:rsidP="00103183">
      <w:pPr>
        <w:pStyle w:val="StandardohneAbstand"/>
        <w:rPr>
          <w:rFonts w:cs="Times New Roman"/>
          <w:lang w:val="en-US"/>
        </w:rPr>
      </w:pPr>
    </w:p>
    <w:p w14:paraId="3D486F87" w14:textId="3795F0B1" w:rsidR="007D53F7" w:rsidRPr="00AC508C" w:rsidRDefault="007D53F7" w:rsidP="007D53F7">
      <w:pPr>
        <w:pStyle w:val="berschrift1"/>
        <w:rPr>
          <w:lang w:val="en-US"/>
        </w:rPr>
      </w:pPr>
      <w:r>
        <w:rPr>
          <w:lang w:val="en-US"/>
        </w:rPr>
        <w:t>Introduction</w:t>
      </w:r>
    </w:p>
    <w:p w14:paraId="35813E29" w14:textId="24E9B59A" w:rsidR="007D53F7" w:rsidRPr="00AC508C" w:rsidRDefault="00766CD7" w:rsidP="007D53F7">
      <w:pPr>
        <w:rPr>
          <w:lang w:val="en-US"/>
        </w:rPr>
      </w:pPr>
      <w:r>
        <w:rPr>
          <w:lang w:val="en-US"/>
        </w:rPr>
        <w:t xml:space="preserve">Survival is a critical antecedent to new venture </w:t>
      </w:r>
      <w:del w:id="0" w:author="Antretter, Torben" w:date="2026-08-21T17:39:00Z" w16du:dateUtc="2026-08-21T15:39:00Z">
        <w:r>
          <w:rPr>
            <w:lang w:val="en-US"/>
          </w:rPr>
          <w:delText xml:space="preserve">performance and </w:delText>
        </w:r>
      </w:del>
      <w:r>
        <w:rPr>
          <w:lang w:val="en-US"/>
        </w:rPr>
        <w:t xml:space="preserve">value creation, </w:t>
      </w:r>
      <w:del w:id="1" w:author="Antretter, Torben" w:date="2026-08-21T17:38:00Z" w16du:dateUtc="2026-08-21T15:38:00Z">
        <w:r>
          <w:rPr>
            <w:lang w:val="en-US"/>
          </w:rPr>
          <w:delText xml:space="preserve">and </w:delText>
        </w:r>
      </w:del>
      <w:ins w:id="2" w:author="Antretter, Torben" w:date="2026-08-21T17:38:00Z" w16du:dateUtc="2026-08-21T15:38:00Z">
        <w:r>
          <w:rPr>
            <w:lang w:val="en-US"/>
          </w:rPr>
          <w:t>often described</w:t>
        </w:r>
      </w:ins>
      <w:del w:id="3" w:author="Antretter, Torben" w:date="2026-08-21T17:38:00Z" w16du:dateUtc="2026-08-21T15:38:00Z">
        <w:r>
          <w:rPr>
            <w:lang w:val="en-US"/>
          </w:rPr>
          <w:delText>has been depicted</w:delText>
        </w:r>
      </w:del>
      <w:r>
        <w:rPr>
          <w:lang w:val="en-US"/>
        </w:rPr>
        <w:t xml:space="preserve"> as the ‘the de facto measure of performance’ for new ventures </w:t>
      </w:r>
      <w:r>
        <w:rPr>
          <w:lang w:val="en-US"/>
        </w:rPr>
        <w:fldChar w:fldCharType="begin"/>
      </w:r>
      <w:r>
        <w:rPr>
          <w:lang w:val="en-US"/>
        </w:rPr>
        <w:instrText xml:space="preserve"> ADDIN EN.CITE &lt;EndNote&gt;&lt;Cite&gt;&lt;Author&gt;Josefy&lt;/Author&gt;&lt;Year&gt;2017&lt;/Year&gt;&lt;RecNum&gt;1407&lt;/RecNum&gt;&lt;Pages&gt;778&lt;/Pages&gt;&lt;DisplayText&gt;(Josefy, Harrison, Sirmon, &amp;amp; Carnes, 2017: 778)&lt;/DisplayText&gt;&lt;record&gt;&lt;rec-number&gt;1407&lt;/rec-number&gt;&lt;foreign-keys&gt;&lt;key app="EN" db-id="90xapazwg5x5reewpvbv29r1tpaswrf2azpa" timestamp="1705567819"&gt;1407&lt;/key&gt;&lt;/foreign-keys&gt;&lt;ref-type name="Journal Article"&gt;17&lt;/ref-type&gt;&lt;contributors&gt;&lt;authors&gt;&lt;author&gt;Josefy, Matthew A&lt;/author&gt;&lt;author&gt;Harrison, Joseph S&lt;/author&gt;&lt;author&gt;Sirmon, David G&lt;/author&gt;&lt;author&gt;Carnes, Christina&lt;/author&gt;&lt;/authors&gt;&lt;/contributors&gt;&lt;titles&gt;&lt;title&gt;Living and dying: Synthesizing the literature on firm survival and failure across stages of development&lt;/title&gt;&lt;secondary-title&gt;Academy of Management Annals&lt;/secondary-title&gt;&lt;/titles&gt;&lt;periodical&gt;&lt;full-title&gt;ACADEMY OF MANAGEMENT ANNALS&lt;/full-title&gt;&lt;abbr-1&gt;ACAD MANAG ANN&lt;/abbr-1&gt;&lt;/periodical&gt;&lt;pages&gt;770-799&lt;/pages&gt;&lt;volume&gt;11&lt;/volume&gt;&lt;number&gt;2&lt;/number&gt;&lt;dates&gt;&lt;year&gt;2017&lt;/year&gt;&lt;/dates&gt;&lt;isbn&gt;1941-6520&lt;/isbn&gt;&lt;urls&gt;&lt;/urls&gt;&lt;/record&gt;&lt;/Cite&gt;&lt;/EndNote&gt;</w:instrText>
      </w:r>
      <w:r>
        <w:rPr>
          <w:lang w:val="en-US"/>
        </w:rPr>
        <w:fldChar w:fldCharType="separate"/>
      </w:r>
      <w:r>
        <w:rPr>
          <w:noProof/>
          <w:lang w:val="en-US"/>
        </w:rPr>
        <w:t>(Josefy, Harrison, Sirmon, &amp; Carnes, 2017: 778)</w:t>
      </w:r>
      <w:r>
        <w:rPr>
          <w:lang w:val="en-US"/>
        </w:rPr>
        <w:fldChar w:fldCharType="end"/>
      </w:r>
      <w:r>
        <w:rPr>
          <w:lang w:val="en-US"/>
        </w:rPr>
        <w:t xml:space="preserve">. Over the last decades, a proliferating literature stream has explored the antecedents of new venture survival, pointing to environmental, entrepreneur-level, and startup related factors </w:t>
      </w:r>
      <w:r>
        <w:rPr>
          <w:lang w:val="en-US"/>
        </w:rPr>
        <w:fldChar w:fldCharType="begin"/>
      </w:r>
      <w:r>
        <w:rPr>
          <w:lang w:val="en-US"/>
        </w:rPr>
        <w:instrText xml:space="preserve"> ADDIN EN.CITE &lt;EndNote&gt;&lt;Cite&gt;&lt;Author&gt;Soto‐Simeone&lt;/Author&gt;&lt;Year&gt;2020&lt;/Year&gt;&lt;RecNum&gt;89&lt;/RecNum&gt;&lt;Prefix&gt;for a review see &lt;/Prefix&gt;&lt;DisplayText&gt;(for a review see Soto‐Simeone, Sirén, &amp;amp; Antretter, 2020)&lt;/DisplayText&gt;&lt;record&gt;&lt;rec-number&gt;89&lt;/rec-number&gt;&lt;foreign-keys&gt;&lt;key app="EN" db-id="90xapazwg5x5reewpvbv29r1tpaswrf2azpa" timestamp="1670074538"&gt;89&lt;/key&gt;&lt;/foreign-keys&gt;&lt;ref-type name="Journal Article"&gt;17&lt;/ref-type&gt;&lt;contributors&gt;&lt;authors&gt;&lt;author&gt;Soto‐Simeone, Aracely&lt;/author&gt;&lt;author&gt;Sirén, Charlotta&lt;/author&gt;&lt;author&gt;Antretter, Torben&lt;/author&gt;&lt;/authors&gt;&lt;/contributors&gt;&lt;titles&gt;&lt;title&gt;New venture survival: A review and extension&lt;/title&gt;&lt;secondary-title&gt;International Journal of Management Reviews&lt;/secondary-title&gt;&lt;/titles&gt;&lt;periodical&gt;&lt;full-title&gt;INTERNATIONAL JOURNAL OF MANAGEMENT REVIEWS&lt;/full-title&gt;&lt;abbr-1&gt;INT J MANAG REV&lt;/abbr-1&gt;&lt;/periodical&gt;&lt;pages&gt;378-407&lt;/pages&gt;&lt;volume&gt;22&lt;/volume&gt;&lt;number&gt;4&lt;/number&gt;&lt;dates&gt;&lt;year&gt;2020&lt;/year&gt;&lt;/dates&gt;&lt;isbn&gt;1460-8545&lt;/isbn&gt;&lt;urls&gt;&lt;/urls&gt;&lt;/record&gt;&lt;/Cite&gt;&lt;/EndNote&gt;</w:instrText>
      </w:r>
      <w:r>
        <w:rPr>
          <w:lang w:val="en-US"/>
        </w:rPr>
        <w:fldChar w:fldCharType="separate"/>
      </w:r>
      <w:r>
        <w:rPr>
          <w:noProof/>
          <w:lang w:val="en-US"/>
        </w:rPr>
        <w:t>(for a review see Soto‐Simeone, Sirén, &amp; Antretter, 2020)</w:t>
      </w:r>
      <w:r>
        <w:rPr>
          <w:lang w:val="en-US"/>
        </w:rPr>
        <w:fldChar w:fldCharType="end"/>
      </w:r>
      <w:r>
        <w:rPr>
          <w:lang w:val="en-US"/>
        </w:rPr>
        <w:t xml:space="preserve">. The theory-based view (TBV) speaks to this debate by maintaining that when entrepreneurs formulate their business ideas in the form of causal theories, they increase their chances of building a venture that survives and creates value amidst the pervasive uncertainty that characterizes the startup context. While there is mounting empirical evidence for the value of causal theories for new venture survival and performance </w:t>
      </w:r>
      <w:r>
        <w:rPr>
          <w:lang w:val="en-US"/>
        </w:rPr>
        <w:fldChar w:fldCharType="begin">
          <w:fldData xml:space="preserve">PEVuZE5vdGU+PENpdGU+PEF1dGhvcj5DYW11ZmZvPC9BdXRob3I+PFllYXI+MjAyMDwvWWVhcj48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</w:fldData>
        </w:fldChar>
      </w:r>
      <w:r>
        <w:rPr>
          <w:lang w:val="en-US"/>
        </w:rPr>
        <w:instrText xml:space="preserve"> ADDIN EN.CITE </w:instrText>
      </w:r>
      <w:r>
        <w:rPr>
          <w:lang w:val="en-US"/>
        </w:rPr>
        <w:fldChar w:fldCharType="begin">
          <w:fldData xml:space="preserve">PEVuZE5vdGU+PENpdGU+PEF1dGhvcj5DYW11ZmZvPC9BdXRob3I+PFllYXI+MjAyMDwvWWVhcj48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</w:fldData>
        </w:fldChar>
      </w:r>
      <w:r>
        <w:rPr>
          <w:lang w:val="en-US"/>
        </w:rPr>
        <w:instrText xml:space="preserve"> ADDIN EN.CITE.DATA </w:instrText>
      </w:r>
      <w:r>
        <w:rPr>
          <w:lang w:val="en-US"/>
        </w:rPr>
      </w:r>
      <w:r>
        <w:rPr>
          <w:lang w:val="en-US"/>
        </w:rPr>
        <w:fldChar w:fldCharType="end"/>
      </w:r>
      <w:r>
        <w:rPr>
          <w:lang w:val="en-US"/>
        </w:rPr>
      </w:r>
      <w:r>
        <w:rPr>
          <w:lang w:val="en-US"/>
        </w:rPr>
        <w:fldChar w:fldCharType="separate"/>
      </w:r>
      <w:r>
        <w:rPr>
          <w:lang w:val="en-US"/>
        </w:rPr>
        <w:t>(e.g., Agarwal et al., 2023; Camuffo, Cordova, Gambardella, &amp; Spina, 2020; Camuffo et al., 2024)</w:t>
      </w:r>
      <w:r>
        <w:rPr>
          <w:lang w:val="en-US"/>
        </w:rPr>
        <w:fldChar w:fldCharType="end"/>
      </w:r>
      <w:r>
        <w:rPr>
          <w:lang w:val="en-US"/>
        </w:rPr>
        <w:t xml:space="preserve">, there is a dearth of insight into what the exact features of a valuable entrepreneurial theory are. This question is consequential as it appears dubious whether </w:t>
      </w:r>
      <w:r>
        <w:rPr>
          <w:i/>
          <w:iCs/>
          <w:lang w:val="en-US"/>
        </w:rPr>
        <w:t>any</w:t>
      </w:r>
      <w:r>
        <w:rPr>
          <w:lang w:val="en-US"/>
        </w:rPr>
        <w:t xml:space="preserve"> entrepreneurial theory will have the qualities to actually drive startup survival and value </w:t>
      </w:r>
      <w:del w:id="4" w:author="Antretter, Torben" w:date="2026-08-21T17:40:00Z" w16du:dateUtc="2026-08-21T15:40:00Z">
        <w:r>
          <w:rPr>
            <w:lang w:val="en-US"/>
          </w:rPr>
          <w:delText>production</w:delText>
        </w:r>
      </w:del>
      <w:ins w:id="5" w:author="Antretter, Torben" w:date="2026-08-21T17:40:00Z" w16du:dateUtc="2026-08-21T15:40:00Z">
        <w:r>
          <w:rPr>
            <w:lang w:val="en-US"/>
          </w:rPr>
          <w:t>creation</w:t>
        </w:r>
      </w:ins>
      <w:r>
        <w:rPr>
          <w:lang w:val="en-US"/>
        </w:rPr>
        <w:t xml:space="preserve">. </w:t>
      </w:r>
    </w:p>
    <w:p w14:paraId="62AFC769" w14:textId="49C75FAD" w:rsidR="00D54427" w:rsidRPr="00AC508C" w:rsidRDefault="00D10056" w:rsidP="007D53F7">
      <w:pPr>
        <w:rPr>
          <w:lang w:val="en-US"/>
        </w:rPr>
      </w:pPr>
      <w:r>
        <w:rPr>
          <w:lang w:val="en-US"/>
        </w:rPr>
        <w:t xml:space="preserve">With our paper we seek to explore the quality of entrepreneurial theories, </w:t>
      </w:r>
      <w:del w:id="6" w:author="Antretter, Torben" w:date="2026-08-21T17:41:00Z" w16du:dateUtc="2026-08-21T15:41:00Z">
        <w:r>
          <w:rPr>
            <w:lang w:val="en-US"/>
          </w:rPr>
          <w:delText xml:space="preserve">focusing on the structural features </w:delText>
        </w:r>
      </w:del>
      <w:del w:id="7" w:author="Antretter, Torben" w:date="2026-08-21T17:40:00Z" w16du:dateUtc="2026-08-21T15:40:00Z">
        <w:r>
          <w:rPr>
            <w:lang w:val="en-US"/>
          </w:rPr>
          <w:delText xml:space="preserve">of entrepreneurial theories </w:delText>
        </w:r>
      </w:del>
      <w:del w:id="8" w:author="Antretter, Torben" w:date="2026-08-21T17:41:00Z" w16du:dateUtc="2026-08-21T15:41:00Z">
        <w:r>
          <w:rPr>
            <w:lang w:val="en-US"/>
          </w:rPr>
          <w:delText>that drive startup survival</w:delText>
        </w:r>
      </w:del>
      <w:ins w:id="9" w:author="Antretter, Torben" w:date="2026-08-21T17:41:00Z" w16du:dateUtc="2026-08-21T15:41:00Z">
        <w:r>
          <w:rPr>
            <w:lang w:val="en-US"/>
          </w:rPr>
          <w:t>asking a straightforward research question: what constitutes a successful entrepreneurial theor</w:t>
        </w:r>
      </w:ins>
      <w:ins w:id="10" w:author="Antretter, Torben" w:date="2026-08-21T17:42:00Z" w16du:dateUtc="2026-08-21T15:42:00Z">
        <w:r>
          <w:rPr>
            <w:lang w:val="en-US"/>
          </w:rPr>
          <w:t>y?</w:t>
        </w:r>
      </w:ins>
      <w:del w:id="11" w:author="Antretter, Torben" w:date="2026-08-21T17:42:00Z" w16du:dateUtc="2026-08-21T15:42:00Z">
        <w:r>
          <w:rPr>
            <w:lang w:val="en-US"/>
          </w:rPr>
          <w:delText>.</w:delText>
        </w:r>
      </w:del>
      <w:r>
        <w:rPr>
          <w:lang w:val="en-US"/>
        </w:rPr>
        <w:t xml:space="preserve"> </w:t>
      </w:r>
      <w:del w:id="12" w:author="Antretter, Torben" w:date="2026-08-21T17:40:00Z" w16du:dateUtc="2026-08-21T15:40:00Z">
        <w:r>
          <w:rPr>
            <w:lang w:val="en-US"/>
          </w:rPr>
          <w:delText xml:space="preserve"> </w:delText>
        </w:r>
      </w:del>
      <w:r>
        <w:rPr>
          <w:lang w:val="en-US"/>
        </w:rPr>
        <w:t xml:space="preserve">To answer this research question we draw from extant work in the TBV </w:t>
      </w:r>
      <w:r>
        <w:rPr>
          <w:lang w:val="en-US"/>
        </w:rPr>
        <w:fldChar w:fldCharType="begin"/>
      </w:r>
      <w:r>
        <w:rPr>
          <w:lang w:val="en-US"/>
        </w:rPr>
        <w:instrText xml:space="preserve"> ADDIN EN.CITE &lt;EndNote&gt;&lt;Cite&gt;&lt;Author&gt;Felin&lt;/Author&gt;&lt;Year&gt;2024&lt;/Year&gt;&lt;RecNum&gt;11585&lt;/RecNum&gt;&lt;DisplayText&gt;(Felin, Gambardella, &amp;amp; Zenger, 2024; Felin &amp;amp; Zenger, 2017)&lt;/DisplayText&gt;&lt;record&gt;&lt;rec-number&gt;11585&lt;/rec-number&gt;&lt;foreign-keys&gt;&lt;key app="EN" db-id="v2r9vdr9ks0f9peve5a5zvdoswswaxtprxpw" timestamp="1734263050"&gt;11585&lt;/key&gt;&lt;/foreign-keys&gt;&lt;ref-type name="Journal Article"&gt;17&lt;/ref-type&gt;&lt;contributors&gt;&lt;authors&gt;&lt;author&gt;Felin, Teppo&lt;/author&gt;&lt;author&gt;Gambardella, Alfonso&lt;/author&gt;&lt;author&gt;Zenger, Todd&lt;/author&gt;&lt;/authors&gt;&lt;/contributors&gt;&lt;titles&gt;&lt;title&gt;Theory-Based Decisions: Foundations and Introduction&lt;/title&gt;&lt;secondary-title&gt;Strategy Science&lt;/secondary-title&gt;&lt;/titles&gt;&lt;periodical&gt;&lt;full-title&gt;Strategy Science&lt;/full-title&gt;&lt;/periodical&gt;&lt;pages&gt;297-310&lt;/pages&gt;&lt;volume&gt;9&lt;/volume&gt;&lt;number&gt;4&lt;/number&gt;&lt;dates&gt;&lt;year&gt;2024&lt;/year&gt;&lt;/dates&gt;&lt;isbn&gt;2333-2050&lt;/isbn&gt;&lt;urls&gt;&lt;/urls&gt;&lt;/record&gt;&lt;/Cite&gt;&lt;Cite&gt;&lt;Author&gt;Felin&lt;/Author&gt;&lt;Year&gt;2017&lt;/Year&gt;&lt;RecNum&gt;1774&lt;/RecNum&gt;&lt;record&gt;&lt;rec-number&gt;1774&lt;/rec-number&gt;&lt;foreign-keys&gt;&lt;key app="EN" db-id="90xapazwg5x5reewpvbv29r1tpaswrf2azpa" timestamp="1787387341"&gt;1774&lt;/key&gt;&lt;/foreign-keys&gt;&lt;ref-type name="Journal Article"&gt;17&lt;/ref-type&gt;&lt;contributors&gt;&lt;authors&gt;&lt;author&gt;Felin, Teppo&lt;/author&gt;&lt;author&gt;Zenger, Todd R&lt;/author&gt;&lt;/authors&gt;&lt;/contributors&gt;&lt;titles&gt;&lt;title&gt;The theory-based view: Economic actors as theorists&lt;/title&gt;&lt;secondary-title&gt;Strategy Science&lt;/secondary-title&gt;&lt;/titles&gt;&lt;periodical&gt;&lt;full-title&gt;Strategy Science&lt;/full-title&gt;&lt;/periodical&gt;&lt;pages&gt;258-271&lt;/pages&gt;&lt;volume&gt;2&lt;/volume&gt;&lt;number&gt;4&lt;/number&gt;&lt;dates&gt;&lt;year&gt;2017&lt;/year&gt;&lt;/dates&gt;&lt;isbn&gt;2333-2050&lt;/isbn&gt;&lt;urls&gt;&lt;/urls&gt;&lt;/record&gt;&lt;/Cite&gt;&lt;/EndNote&gt;</w:instrText>
      </w:r>
      <w:r>
        <w:rPr>
          <w:lang w:val="en-US"/>
        </w:rPr>
        <w:fldChar w:fldCharType="separate"/>
      </w:r>
      <w:r>
        <w:rPr>
          <w:noProof/>
          <w:lang w:val="en-US"/>
        </w:rPr>
        <w:t>(Felin, Gambardella, &amp; Zenger, 2024; Felin &amp; Zenger, 2017)</w:t>
      </w:r>
      <w:r>
        <w:rPr>
          <w:lang w:val="en-US"/>
        </w:rPr>
        <w:fldChar w:fldCharType="end"/>
      </w:r>
      <w:r>
        <w:rPr>
          <w:lang w:val="en-US"/>
        </w:rPr>
        <w:t xml:space="preserve"> and on the design of intelligent artificial systems </w:t>
      </w:r>
      <w:r>
        <w:rPr>
          <w:lang w:val="en-US"/>
        </w:rPr>
        <w:fldChar w:fldCharType="begin"/>
      </w:r>
      <w:r>
        <w:rPr>
          <w:lang w:val="en-US"/>
        </w:rPr>
        <w:instrText xml:space="preserve"> ADDIN EN.CITE &lt;EndNote&gt;&lt;Cite&gt;&lt;Author&gt;Simon&lt;/Author&gt;&lt;Year&gt;1996&lt;/Year&gt;&lt;RecNum&gt;11681&lt;/RecNum&gt;&lt;DisplayText&gt;(Baldwin &amp;amp; Clark, 2000; Simon, 1996)&lt;/DisplayText&gt;&lt;record&gt;&lt;rec-number&gt;11681&lt;/rec-number&gt;&lt;foreign-keys&gt;&lt;key app="EN" db-id="v2r9vdr9ks0f9peve5a5zvdoswswaxtprxpw" timestamp="1756553116"&gt;11681&lt;/key&gt;&lt;/foreign-keys&gt;&lt;ref-type name="Book"&gt;6&lt;/ref-type&gt;&lt;contributors&gt;&lt;authors&gt;&lt;author&gt;Simon, Herbert A&lt;/author&gt;&lt;/authors&gt;&lt;/contributors&gt;&lt;titles&gt;&lt;title&gt;The Sciences of the Artificial&lt;/title&gt;&lt;/titles&gt;&lt;dates&gt;&lt;year&gt;1996&lt;/year&gt;&lt;/dates&gt;&lt;pub-location&gt;Boston (MA)&lt;/pub-location&gt;&lt;publisher&gt;MIT press&lt;/publisher&gt;&lt;isbn&gt;0262537532&lt;/isbn&gt;&lt;urls&gt;&lt;/urls&gt;&lt;/record&gt;&lt;/Cite&gt;&lt;Cite&gt;&lt;Author&gt;Baldwin&lt;/Author&gt;&lt;Year&gt;2000&lt;/Year&gt;&lt;RecNum&gt;11791&lt;/RecNum&gt;&lt;record&gt;&lt;rec-number&gt;11791&lt;/rec-number&gt;&lt;foreign-keys&gt;&lt;key app="EN" db-id="v2r9vdr9ks0f9peve5a5zvdoswswaxtprxpw" timestamp="1780144281"&gt;11791&lt;/key&gt;&lt;/foreign-keys&gt;&lt;ref-type name="Book"&gt;6&lt;/ref-type&gt;&lt;contributors&gt;&lt;authors&gt;&lt;author&gt;Baldwin, Carliss Y&lt;/author&gt;&lt;author&gt;Clark, Kim B&lt;/author&gt;&lt;/authors&gt;&lt;/contributors&gt;&lt;titles&gt;&lt;title&gt;Design rules, Volume 1: The power of modularity&lt;/title&gt;&lt;/titles&gt;&lt;dates&gt;&lt;year&gt;2000&lt;/year&gt;&lt;/dates&gt;&lt;publisher&gt;MIT press&lt;/publisher&gt;&lt;isbn&gt;0262291851&lt;/isbn&gt;&lt;urls&gt;&lt;/urls&gt;&lt;/record&gt;&lt;/Cite&gt;&lt;/EndNote&gt;</w:instrText>
      </w:r>
      <w:r>
        <w:rPr>
          <w:lang w:val="en-US"/>
        </w:rPr>
        <w:fldChar w:fldCharType="separate"/>
      </w:r>
      <w:r>
        <w:rPr>
          <w:lang w:val="en-US"/>
        </w:rPr>
        <w:t>(Baldwin &amp; Clark, 2000; Simon, 1996)</w:t>
      </w:r>
      <w:r>
        <w:rPr>
          <w:lang w:val="en-US"/>
        </w:rPr>
        <w:fldChar w:fldCharType="end"/>
      </w:r>
      <w:r>
        <w:rPr>
          <w:lang w:val="en-US"/>
        </w:rPr>
        <w:t xml:space="preserve">. The TBV maintains that valuable theories rest on a restricted set of </w:t>
      </w:r>
      <w:r>
        <w:rPr>
          <w:lang w:val="en-US"/>
        </w:rPr>
        <w:lastRenderedPageBreak/>
        <w:t xml:space="preserve">premises, with premises being defined as the major contingencies under which the theory is valuable </w:t>
      </w:r>
      <w:r>
        <w:rPr>
          <w:lang w:val="en-US"/>
        </w:rPr>
        <w:fldChar w:fldCharType="begin"/>
      </w:r>
      <w:r>
        <w:rPr>
          <w:lang w:val="en-US"/>
        </w:rPr>
        <w:instrText xml:space="preserve"> ADDIN EN.CITE &lt;EndNote&gt;&lt;Cite&gt;&lt;Author&gt;Ehrig&lt;/Author&gt;&lt;Year&gt;2022&lt;/Year&gt;&lt;RecNum&gt;11093&lt;/RecNum&gt;&lt;DisplayText&gt;(Ehrig &amp;amp; Schmidt, 2022)&lt;/DisplayText&gt;&lt;record&gt;&lt;rec-number&gt;11093&lt;/rec-number&gt;&lt;foreign-keys&gt;&lt;key app="EN" db-id="v2r9vdr9ks0f9peve5a5zvdoswswaxtprxpw" timestamp="1661239154"&gt;11093&lt;/key&gt;&lt;/foreign-keys&gt;&lt;ref-type name="Journal Article"&gt;17&lt;/ref-type&gt;&lt;contributors&gt;&lt;authors&gt;&lt;author&gt;Ehrig, Timo&lt;/author&gt;&lt;author&gt;Schmidt, Jens&lt;/author&gt;&lt;/authors&gt;&lt;/contributors&gt;&lt;titles&gt;&lt;title&gt;Theory‐based learning and experimentation&lt;/title&gt;&lt;secondary-title&gt;Strategic Management Journal&lt;/secondary-title&gt;&lt;/titles&gt;&lt;periodical&gt;&lt;full-title&gt;Strategic Management Journal&lt;/full-title&gt;&lt;/periodical&gt;&lt;pages&gt;1287-1318&lt;/pages&gt;&lt;volume&gt;43&lt;/volume&gt;&lt;number&gt;7&lt;/number&gt;&lt;dates&gt;&lt;year&gt;2022&lt;/year&gt;&lt;/dates&gt;&lt;isbn&gt;0143-2095&lt;/isbn&gt;&lt;urls&gt;&lt;/urls&gt;&lt;/record&gt;&lt;/Cite&gt;&lt;/EndNote&gt;</w:instrText>
      </w:r>
      <w:r>
        <w:rPr>
          <w:lang w:val="en-US"/>
        </w:rPr>
        <w:fldChar w:fldCharType="separate"/>
      </w:r>
      <w:r>
        <w:rPr>
          <w:lang w:val="en-US"/>
        </w:rPr>
        <w:t>(Ehrig &amp; Schmidt, 2022)</w:t>
      </w:r>
      <w:r>
        <w:rPr>
          <w:lang w:val="en-US"/>
        </w:rPr>
        <w:fldChar w:fldCharType="end"/>
      </w:r>
      <w:r>
        <w:rPr>
          <w:lang w:val="en-US"/>
        </w:rPr>
        <w:t xml:space="preserve">. Reflecting the argument that strong theories balance the competing demands of parsimony and comprehensiveness </w:t>
      </w:r>
      <w:r>
        <w:rPr>
          <w:lang w:val="en-US"/>
        </w:rPr>
        <w:fldChar w:fldCharType="begin">
          <w:fldData xml:space="preserve">PEVuZE5vdGU+PENpdGU+PEF1dGhvcj5XaGV0dGVuPC9BdXRob3I+PFllYXI+MTk4OTwvWWVhcj48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</w:fldData>
        </w:fldChar>
      </w:r>
      <w:r>
        <w:rPr>
          <w:lang w:val="en-US"/>
        </w:rPr>
        <w:instrText xml:space="preserve"> ADDIN EN.CITE </w:instrText>
      </w:r>
      <w:r>
        <w:rPr>
          <w:lang w:val="en-US"/>
        </w:rPr>
        <w:fldChar w:fldCharType="begin">
          <w:fldData xml:space="preserve">PEVuZE5vdGU+PENpdGU+PEF1dGhvcj5XaGV0dGVuPC9BdXRob3I+PFllYXI+MTk4OTwvWWVhcj48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</w:fldData>
        </w:fldChar>
      </w:r>
      <w:r>
        <w:rPr>
          <w:lang w:val="en-US"/>
        </w:rPr>
        <w:instrText xml:space="preserve"> ADDIN EN.CITE.DATA </w:instrText>
      </w:r>
      <w:r>
        <w:rPr>
          <w:lang w:val="en-US"/>
        </w:rPr>
      </w:r>
      <w:r>
        <w:rPr>
          <w:lang w:val="en-US"/>
        </w:rPr>
        <w:fldChar w:fldCharType="end"/>
      </w:r>
      <w:r>
        <w:rPr>
          <w:lang w:val="en-US"/>
        </w:rPr>
      </w:r>
      <w:r>
        <w:rPr>
          <w:lang w:val="en-US"/>
        </w:rPr>
        <w:fldChar w:fldCharType="separate"/>
      </w:r>
      <w:r>
        <w:rPr>
          <w:noProof/>
          <w:lang w:val="en-US"/>
        </w:rPr>
        <w:t>(cf. Felin &amp; Zenger, 2017; Whetten, 1989)</w:t>
      </w:r>
      <w:r>
        <w:rPr>
          <w:lang w:val="en-US"/>
        </w:rPr>
        <w:fldChar w:fldCharType="end"/>
      </w:r>
      <w:r>
        <w:rPr>
          <w:lang w:val="en-US"/>
        </w:rPr>
        <w:t xml:space="preserve">, we explore the relationship between the number of premises a theory entails and startup survival, and propose an inverted U-shaped effect between premise count and the likelihood of startup survival. We further build on the argument that intelligent artificial systems, such as humanly-devised conjectures about what novel product may be of value, are more productive when they can be decomposed into coherent domains because decomposition produces specialization benefits in learning </w:t>
      </w:r>
      <w:r>
        <w:rPr>
          <w:lang w:val="en-US"/>
        </w:rPr>
        <w:fldChar w:fldCharType="begin"/>
      </w:r>
      <w:r>
        <w:rPr>
          <w:lang w:val="en-US"/>
        </w:rPr>
        <w:instrText xml:space="preserve"> ADDIN EN.CITE &lt;EndNote&gt;&lt;Cite&gt;&lt;Author&gt;Simon&lt;/Author&gt;&lt;Year&gt;1996&lt;/Year&gt;&lt;RecNum&gt;11681&lt;/RecNum&gt;&lt;DisplayText&gt;(Simon, 1996; Yayavaram &amp;amp; Ahuja, 2008)&lt;/DisplayText&gt;&lt;record&gt;&lt;rec-number&gt;11681&lt;/rec-number&gt;&lt;foreign-keys&gt;&lt;key app="EN" db-id="v2r9vdr9ks0f9peve5a5zvdoswswaxtprxpw" timestamp="1756553116"&gt;11681&lt;/key&gt;&lt;/foreign-keys&gt;&lt;ref-type name="Book"&gt;6&lt;/ref-type&gt;&lt;contributors&gt;&lt;authors&gt;&lt;author&gt;Simon, Herbert A&lt;/author&gt;&lt;/authors&gt;&lt;/contributors&gt;&lt;titles&gt;&lt;title&gt;The Sciences of the Artificial&lt;/title&gt;&lt;/titles&gt;&lt;dates&gt;&lt;year&gt;1996&lt;/year&gt;&lt;/dates&gt;&lt;pub-location&gt;Boston (MA)&lt;/pub-location&gt;&lt;publisher&gt;MIT press&lt;/publisher&gt;&lt;isbn&gt;0262537532&lt;/isbn&gt;&lt;urls&gt;&lt;/urls&gt;&lt;/record&gt;&lt;/Cite&gt;&lt;Cite&gt;&lt;Author&gt;Yayavaram&lt;/Author&gt;&lt;Year&gt;2008&lt;/Year&gt;&lt;RecNum&gt;11789&lt;/RecNum&gt;&lt;record&gt;&lt;rec-number&gt;11789&lt;/rec-number&gt;&lt;foreign-keys&gt;&lt;key app="EN" db-id="v2r9vdr9ks0f9peve5a5zvdoswswaxtprxpw" timestamp="1780139500"&gt;11789&lt;/key&gt;&lt;/foreign-keys&gt;&lt;ref-type name="Journal Article"&gt;17&lt;/ref-type&gt;&lt;contributors&gt;&lt;authors&gt;&lt;author&gt;Yayavaram, Sai&lt;/author&gt;&lt;author&gt;Ahuja, Gautam&lt;/author&gt;&lt;/authors&gt;&lt;/contributors&gt;&lt;titles&gt;&lt;title&gt;Decomposability in knowledge structures and its impact on the usefulness of inventions and knowledge-base malleability&lt;/title&gt;&lt;secondary-title&gt;Administrative Science Quarterly&lt;/secondary-title&gt;&lt;/titles&gt;&lt;periodical&gt;&lt;full-title&gt;Administrative science quarterly&lt;/full-title&gt;&lt;/periodical&gt;&lt;pages&gt;333-362&lt;/pages&gt;&lt;volume&gt;53&lt;/volume&gt;&lt;number&gt;2&lt;/number&gt;&lt;dates&gt;&lt;year&gt;2008&lt;/year&gt;&lt;/dates&gt;&lt;isbn&gt;0001-8392&lt;/isbn&gt;&lt;urls&gt;&lt;/urls&gt;&lt;/record&gt;&lt;/Cite&gt;&lt;/EndNote&gt;</w:instrText>
      </w:r>
      <w:r>
        <w:rPr>
          <w:lang w:val="en-US"/>
        </w:rPr>
        <w:fldChar w:fldCharType="separate"/>
      </w:r>
      <w:r>
        <w:rPr>
          <w:lang w:val="en-US"/>
        </w:rPr>
        <w:t>(Simon, 1996; Yayavaram &amp; Ahuja, 2008)</w:t>
      </w:r>
      <w:r>
        <w:rPr>
          <w:lang w:val="en-US"/>
        </w:rPr>
        <w:fldChar w:fldCharType="end"/>
      </w:r>
      <w:r>
        <w:rPr>
          <w:lang w:val="en-US"/>
        </w:rPr>
        <w:t xml:space="preserve">. </w:t>
      </w:r>
      <w:commentRangeStart w:id="13"/>
      <w:r>
        <w:rPr>
          <w:lang w:val="en-US"/>
        </w:rPr>
        <w:t xml:space="preserve">Building on Simon’s classical argument that valuable artificial systems are near-decomposable, and hence can be modularized into quasi-independent strategic domains </w:t>
      </w:r>
      <w:r>
        <w:rPr>
          <w:lang w:val="en-US"/>
        </w:rPr>
        <w:fldChar w:fldCharType="begin"/>
      </w:r>
      <w:r>
        <w:rPr>
          <w:lang w:val="en-US"/>
        </w:rPr>
        <w:instrText xml:space="preserve"> ADDIN EN.CITE &lt;EndNote&gt;&lt;Cite&gt;&lt;Author&gt;Campagnolo&lt;/Author&gt;&lt;Year&gt;2010&lt;/Year&gt;&lt;RecNum&gt;11799&lt;/RecNum&gt;&lt;DisplayText&gt;(Campagnolo &amp;amp; Camuffo, 2010)&lt;/DisplayText&gt;&lt;record&gt;&lt;rec-number&gt;11799&lt;/rec-number&gt;&lt;foreign-keys&gt;&lt;key app="EN" db-id="v2r9vdr9ks0f9peve5a5zvdoswswaxtprxpw" timestamp="1782820015"&gt;11799&lt;/key&gt;&lt;/foreign-keys&gt;&lt;ref-type name="Journal Article"&gt;17&lt;/ref-type&gt;&lt;contributors&gt;&lt;authors&gt;&lt;author&gt;Campagnolo, Diego&lt;/author&gt;&lt;author&gt;Camuffo, Arnaldo&lt;/author&gt;&lt;/authors&gt;&lt;/contributors&gt;&lt;titles&gt;&lt;title&gt;The concept of modularity in management studies: a literature review&lt;/title&gt;&lt;secondary-title&gt;International Journal of Management Reviews&lt;/secondary-title&gt;&lt;/titles&gt;&lt;periodical&gt;&lt;full-title&gt;International Journal of Management Reviews&lt;/full-title&gt;&lt;/periodical&gt;&lt;pages&gt;259-283&lt;/pages&gt;&lt;volume&gt;12&lt;/volume&gt;&lt;number&gt;3&lt;/number&gt;&lt;dates&gt;&lt;year&gt;2010&lt;/year&gt;&lt;/dates&gt;&lt;isbn&gt;1460-8545&lt;/isbn&gt;&lt;urls&gt;&lt;/urls&gt;&lt;/record&gt;&lt;/Cite&gt;&lt;/EndNote&gt;</w:instrText>
      </w:r>
      <w:r>
        <w:rPr>
          <w:lang w:val="en-US"/>
        </w:rPr>
        <w:fldChar w:fldCharType="separate"/>
      </w:r>
      <w:r>
        <w:rPr>
          <w:lang w:val="en-US"/>
        </w:rPr>
        <w:t>(Campagnolo &amp; Camuffo, 2010)</w:t>
      </w:r>
      <w:r>
        <w:rPr>
          <w:lang w:val="en-US"/>
        </w:rPr>
        <w:fldChar w:fldCharType="end"/>
      </w:r>
      <w:r>
        <w:rPr>
          <w:lang w:val="en-US"/>
        </w:rPr>
        <w:t xml:space="preserve">, we propose a positive relationship between the near-decomposability of entrepreneurial theories into strategic domains and startup survival. </w:t>
      </w:r>
      <w:commentRangeEnd w:id="13"/>
      <w:r w:rsidRPr="00AC508C">
        <w:rPr>
          <w:rStyle w:val="Kommentarzeichen"/>
          <w:sz w:val="24"/>
          <w:szCs w:val="20"/>
          <w:lang w:val="en-US"/>
        </w:rPr>
        <w:commentReference w:id="13"/>
      </w:r>
    </w:p>
    <w:p w14:paraId="4F2C24D0" w14:textId="5A778F9B" w:rsidR="006B30FB" w:rsidRDefault="006B30FB" w:rsidP="007D53F7">
      <w:pPr>
        <w:rPr>
          <w:rFonts w:cs="Times New Roman"/>
          <w:szCs w:val="24"/>
          <w:lang w:val="en-US"/>
        </w:rPr>
      </w:pPr>
      <w:r>
        <w:rPr>
          <w:lang w:val="en-US"/>
        </w:rPr>
        <w:t xml:space="preserve">We analyzed 345 startup pitches from the </w:t>
      </w:r>
      <w:r>
        <w:rPr>
          <w:rFonts w:cs="Times New Roman"/>
          <w:szCs w:val="24"/>
          <w:lang w:val="en-US"/>
        </w:rPr>
        <w:t xml:space="preserve">TechCrunch Startup Battlefield idea competition, using </w:t>
      </w:r>
      <w:ins w:id="14" w:author="Antretter, Torben" w:date="2026-08-21T17:45:00Z" w16du:dateUtc="2026-08-21T15:45:00Z">
        <w:r>
          <w:rPr>
            <w:rFonts w:cs="Times New Roman"/>
            <w:szCs w:val="24"/>
            <w:lang w:val="en-US"/>
          </w:rPr>
          <w:t>large language models (</w:t>
        </w:r>
      </w:ins>
      <w:r>
        <w:rPr>
          <w:rFonts w:cs="Times New Roman"/>
          <w:szCs w:val="24"/>
          <w:lang w:val="en-US"/>
        </w:rPr>
        <w:t>LLMs</w:t>
      </w:r>
      <w:ins w:id="15" w:author="Antretter, Torben" w:date="2026-08-21T17:45:00Z" w16du:dateUtc="2026-08-21T15:45:00Z">
        <w:r>
          <w:rPr>
            <w:rFonts w:cs="Times New Roman"/>
            <w:szCs w:val="24"/>
            <w:lang w:val="en-US"/>
          </w:rPr>
          <w:t>)</w:t>
        </w:r>
      </w:ins>
      <w:r>
        <w:rPr>
          <w:rFonts w:cs="Times New Roman"/>
          <w:szCs w:val="24"/>
          <w:lang w:val="en-US"/>
        </w:rPr>
        <w:t xml:space="preserve"> to extract premise count, strategic domains in which premises aggregate, and the degree of theory decomposition. In</w:t>
      </w:r>
      <w:ins w:id="16" w:author="Antretter, Torben" w:date="2026-08-21T17:46:00Z" w16du:dateUtc="2026-08-21T15:46:00Z">
        <w:r>
          <w:rPr>
            <w:rFonts w:cs="Times New Roman"/>
            <w:szCs w:val="24"/>
            <w:lang w:val="en-US"/>
          </w:rPr>
          <w:t xml:space="preserve"> </w:t>
        </w:r>
      </w:ins>
      <w:r>
        <w:rPr>
          <w:rFonts w:cs="Times New Roman"/>
          <w:szCs w:val="24"/>
          <w:lang w:val="en-US"/>
        </w:rPr>
        <w:t xml:space="preserve">line with our predictions we find an inverted U-shaped relationship between premise count and the likelihood of startup survival. Our results reveal that entrepreneurial theories rest on </w:t>
      </w:r>
      <w:r>
        <w:rPr>
          <w:rFonts w:cs="Times New Roman"/>
          <w:szCs w:val="24"/>
          <w:highlight w:val="yellow"/>
          <w:lang w:val="en-US"/>
          <w:rPrChange w:id="17" w:author="Antretter, Torben" w:date="2026-08-21T17:46:00Z" w16du:dateUtc="2026-08-21T15:46:00Z">
            <w:rPr>
              <w:rFonts w:cs="Times New Roman"/>
              <w:szCs w:val="24"/>
              <w:lang w:val="en-US"/>
            </w:rPr>
          </w:rPrChange>
        </w:rPr>
        <w:t>3.5 to 14 premises</w:t>
      </w:r>
      <w:r>
        <w:rPr>
          <w:rFonts w:cs="Times New Roman"/>
          <w:szCs w:val="24"/>
          <w:lang w:val="en-US"/>
        </w:rPr>
        <w:t xml:space="preserve">, with an average of </w:t>
      </w:r>
      <w:r>
        <w:rPr>
          <w:rFonts w:cs="Times New Roman"/>
          <w:szCs w:val="24"/>
          <w:highlight w:val="yellow"/>
          <w:lang w:val="en-US"/>
          <w:rPrChange w:id="18" w:author="Antretter, Torben" w:date="2026-08-21T17:46:00Z" w16du:dateUtc="2026-08-21T15:46:00Z">
            <w:rPr>
              <w:rFonts w:cs="Times New Roman"/>
              <w:szCs w:val="24"/>
              <w:lang w:val="en-US"/>
            </w:rPr>
          </w:rPrChange>
        </w:rPr>
        <w:t>7.8 premises</w:t>
      </w:r>
      <w:r>
        <w:rPr>
          <w:rFonts w:cs="Times New Roman"/>
          <w:szCs w:val="24"/>
          <w:lang w:val="en-US"/>
        </w:rPr>
        <w:t xml:space="preserve">. The likelihood of startup survival peaks at around </w:t>
      </w:r>
      <w:r>
        <w:rPr>
          <w:rFonts w:cs="Times New Roman"/>
          <w:szCs w:val="24"/>
          <w:highlight w:val="yellow"/>
          <w:lang w:val="en-US"/>
          <w:rPrChange w:id="19" w:author="Antretter, Torben" w:date="2026-08-21T17:46:00Z" w16du:dateUtc="2026-08-21T15:46:00Z">
            <w:rPr>
              <w:rFonts w:cs="Times New Roman"/>
              <w:szCs w:val="24"/>
              <w:lang w:val="en-US"/>
            </w:rPr>
          </w:rPrChange>
        </w:rPr>
        <w:t>9.5 premises</w:t>
      </w:r>
      <w:r>
        <w:rPr>
          <w:rFonts w:cs="Times New Roman"/>
          <w:szCs w:val="24"/>
          <w:lang w:val="en-US"/>
        </w:rPr>
        <w:t xml:space="preserve">. Our inductive analysis finds that premises cluster in four </w:t>
      </w:r>
      <w:r>
        <w:rPr>
          <w:rFonts w:cs="Times New Roman"/>
          <w:szCs w:val="24"/>
          <w:highlight w:val="yellow"/>
          <w:lang w:val="en-US"/>
          <w:rPrChange w:id="20" w:author="Antretter, Torben" w:date="2026-08-21T17:46:00Z" w16du:dateUtc="2026-08-21T15:46:00Z">
            <w:rPr>
              <w:rFonts w:cs="Times New Roman"/>
              <w:szCs w:val="24"/>
              <w:lang w:val="en-US"/>
            </w:rPr>
          </w:rPrChange>
        </w:rPr>
        <w:t>recurring types of strategic domain, namely a problem module, a product mechanism module, a money module, and a route-to-market module.</w:t>
      </w:r>
      <w:r>
        <w:rPr>
          <w:rFonts w:cs="Times New Roman"/>
          <w:szCs w:val="24"/>
          <w:lang w:val="en-US"/>
        </w:rPr>
        <w:t xml:space="preserve"> We further find that the degree to which premises are differentiated across these domains, a measure in the tradition of near-decomposability cal measurement of near-decomposability </w:t>
      </w:r>
      <w:r>
        <w:rPr>
          <w:lang w:val="en-US"/>
        </w:rPr>
        <w:fldChar w:fldCharType="begin"/>
      </w:r>
      <w:r>
        <w:rPr>
          <w:lang w:val="en-US"/>
        </w:rPr>
        <w:instrText xml:space="preserve"> ADDIN EN.CITE &lt;EndNote&gt;&lt;Cite&gt;&lt;Author&gt;Yayavaram&lt;/Author&gt;&lt;Year&gt;2008&lt;/Year&gt;&lt;RecNum&gt;11789&lt;/RecNum&gt;&lt;Prefix&gt;e.g.`, &lt;/Prefix&gt;&lt;DisplayText&gt;(e.g., Baldwin, MacCormack, &amp;amp; Rusnak, 2014; Yayavaram &amp;amp; Ahuja, 2008)&lt;/DisplayText&gt;&lt;record&gt;&lt;rec-number&gt;11789&lt;/rec-number&gt;&lt;foreign-keys&gt;&lt;key app="EN" db-id="v2r9vdr9ks0f9peve5a5zvdoswswaxtprxpw" timestamp="1780139500"&gt;11789&lt;/key&gt;&lt;/foreign-keys&gt;&lt;ref-type name="Journal Article"&gt;17&lt;/ref-type&gt;&lt;contributors&gt;&lt;authors&gt;&lt;author&gt;Yayavaram, Sai&lt;/author&gt;&lt;author&gt;Ahuja, Gautam&lt;/author&gt;&lt;/authors&gt;&lt;/contributors&gt;&lt;titles&gt;&lt;title&gt;Decomposability in knowledge structures and its impact on the usefulness of inventions and knowledge-base malleability&lt;/title&gt;&lt;secondary-title&gt;Administrative Science Quarterly&lt;/secondary-title&gt;&lt;/titles&gt;&lt;periodical&gt;&lt;full-title&gt;Administrative science quarterly&lt;/full-title&gt;&lt;/periodical&gt;&lt;pages&gt;333-362&lt;/pages&gt;&lt;volume&gt;53&lt;/volume&gt;&lt;number&gt;2&lt;/number&gt;&lt;dates&gt;&lt;year&gt;2008&lt;/year&gt;&lt;/dates&gt;&lt;isbn&gt;0001-8392&lt;/isbn&gt;&lt;urls&gt;&lt;/urls&gt;&lt;/record&gt;&lt;/Cite&gt;&lt;Cite&gt;&lt;Author&gt;Baldwin&lt;/Author&gt;&lt;Year&gt;2014&lt;/Year&gt;&lt;RecNum&gt;11807&lt;/RecNum&gt;&lt;record&gt;&lt;rec-number&gt;11807&lt;/rec-number&gt;&lt;foreign-keys&gt;&lt;key app="EN" db-id="v2r9vdr9ks0f9peve5a5zvdoswswaxtprxpw" timestamp="1787305936"&gt;11807&lt;/key&gt;&lt;/foreign-keys&gt;&lt;ref-type name="Journal Article"&gt;17&lt;/ref-type&gt;&lt;contributors&gt;&lt;authors&gt;&lt;author&gt;Baldwin, Carliss&lt;/author&gt;&lt;author&gt;MacCormack, Alan&lt;/author&gt;&lt;author&gt;Rusnak, John&lt;/author&gt;&lt;/authors&gt;&lt;/contributors&gt;&lt;titles&gt;&lt;title&gt;Hidden structure: Using network methods to map system architecture&lt;/title&gt;&lt;secondary-title&gt;Research Policy&lt;/secondary-title&gt;&lt;/titles&gt;&lt;periodical&gt;&lt;full-title&gt;Research Policy&lt;/full-title&gt;&lt;/periodical&gt;&lt;pages&gt;1381-1397&lt;/pages&gt;&lt;volume&gt;43&lt;/volume&gt;&lt;number&gt;8&lt;/number&gt;&lt;dates&gt;&lt;year&gt;2014&lt;/year&gt;&lt;/dates&gt;&lt;isbn&gt;0048-7333&lt;/isbn&gt;&lt;urls&gt;&lt;/urls&gt;&lt;/record&gt;&lt;/Cite&gt;&lt;/EndNote&gt;</w:instrText>
      </w:r>
      <w:r>
        <w:rPr>
          <w:lang w:val="en-US"/>
        </w:rPr>
        <w:fldChar w:fldCharType="separate"/>
      </w:r>
      <w:r>
        <w:rPr>
          <w:noProof/>
          <w:lang w:val="en-US"/>
        </w:rPr>
        <w:t>(e.g., Baldwin, MacCormack, &amp; Rusnak, 2014; Yayavaram &amp; Ahuja, 2008)</w:t>
      </w:r>
      <w:r>
        <w:rPr>
          <w:lang w:val="en-US"/>
        </w:rPr>
        <w:fldChar w:fldCharType="end"/>
      </w:r>
      <w:r>
        <w:rPr>
          <w:lang w:val="en-US"/>
        </w:rPr>
        <w:t>,</w:t>
      </w:r>
      <w:r>
        <w:rPr>
          <w:rFonts w:cs="Times New Roman"/>
          <w:szCs w:val="24"/>
          <w:lang w:val="en-US"/>
        </w:rPr>
        <w:t xml:space="preserve">, also has an inverted U-shaped relationship with startup survival: survival is highest where one domain carries substantive weight while the others remain subordinate but substantial. </w:t>
      </w:r>
      <w:ins w:id="21" w:author="Antretter, Torben" w:date="2026-08-21T17:47:00Z" w16du:dateUtc="2026-08-21T15:47:00Z">
        <w:r>
          <w:rPr>
            <w:rFonts w:cs="Times New Roman"/>
            <w:szCs w:val="24"/>
            <w:lang w:val="en-US"/>
          </w:rPr>
          <w:t xml:space="preserve">We </w:t>
        </w:r>
        <w:r>
          <w:rPr>
            <w:rFonts w:cs="Times New Roman"/>
            <w:szCs w:val="24"/>
            <w:lang w:val="en-US"/>
          </w:rPr>
          <w:lastRenderedPageBreak/>
          <w:t xml:space="preserve">leverage multiverse analyses </w:t>
        </w:r>
      </w:ins>
      <w:r>
        <w:rPr>
          <w:rFonts w:cs="Times New Roman"/>
          <w:szCs w:val="24"/>
          <w:lang w:val="en-US"/>
        </w:rPr>
        <w:fldChar w:fldCharType="begin"/>
      </w:r>
      <w:r>
        <w:rPr>
          <w:rFonts w:cs="Times New Roman"/>
          <w:szCs w:val="24"/>
          <w:lang w:val="en-US"/>
        </w:rPr>
        <w:instrText xml:space="preserve"> ADDIN EN.CITE &lt;EndNote&gt;&lt;Cite&gt;&lt;Author&gt;Götz&lt;/Author&gt;&lt;Year&gt;2025&lt;/Year&gt;&lt;RecNum&gt;1765&lt;/RecNum&gt;&lt;DisplayText&gt;(Götz, Carnes, Hill, &amp;amp; O’Boyle, 2025)&lt;/DisplayText&gt;&lt;record&gt;&lt;rec-number&gt;1765&lt;/rec-number&gt;&lt;foreign-keys&gt;&lt;key app="EN" db-id="90xapazwg5x5reewpvbv29r1tpaswrf2azpa" timestamp="1787327286"&gt;1765&lt;/key&gt;&lt;/foreign-keys&gt;&lt;ref-type name="Journal Article"&gt;17&lt;/ref-type&gt;&lt;contributors&gt;&lt;authors&gt;&lt;author&gt;Götz, Martin&lt;/author&gt;&lt;author&gt;Carnes, Christina Matz&lt;/author&gt;&lt;author&gt;Hill, Aaron D&lt;/author&gt;&lt;author&gt;O’Boyle, Ernest H&lt;/author&gt;&lt;/authors&gt;&lt;/contributors&gt;&lt;titles&gt;&lt;title&gt;Multiverse analysis to advance theory and practice: Illustrating and investigating variability in CEO gender pay inequality&lt;/title&gt;&lt;secondary-title&gt;Academy of Management Journal&lt;/secondary-title&gt;&lt;/titles&gt;&lt;periodical&gt;&lt;full-title&gt;ACADEMY OF MANAGEMENT JOURNAL&lt;/full-title&gt;&lt;abbr-1&gt;ACAD MANAGE J&lt;/abbr-1&gt;&lt;/periodical&gt;&lt;pages&gt;amj. 2024.0355&lt;/pages&gt;&lt;number&gt;ja&lt;/number&gt;&lt;dates&gt;&lt;year&gt;2025&lt;/year&gt;&lt;/dates&gt;&lt;isbn&gt;0001-4273&lt;/isbn&gt;&lt;urls&gt;&lt;/urls&gt;&lt;/record&gt;&lt;/Cite&gt;&lt;/EndNote&gt;</w:instrText>
      </w:r>
      <w:r>
        <w:rPr>
          <w:rFonts w:cs="Times New Roman"/>
          <w:szCs w:val="24"/>
          <w:lang w:val="en-US"/>
        </w:rPr>
        <w:fldChar w:fldCharType="separate"/>
      </w:r>
      <w:r>
        <w:rPr>
          <w:rFonts w:cs="Times New Roman"/>
          <w:noProof/>
          <w:szCs w:val="24"/>
          <w:lang w:val="en-US"/>
        </w:rPr>
        <w:t>(Götz, Carnes, Hill, &amp; O’Boyle, 2025)</w:t>
      </w:r>
      <w:r>
        <w:rPr>
          <w:rFonts w:cs="Times New Roman"/>
          <w:szCs w:val="24"/>
          <w:lang w:val="en-US"/>
        </w:rPr>
        <w:fldChar w:fldCharType="end"/>
      </w:r>
      <w:ins w:id="22" w:author="Antretter, Torben" w:date="2026-08-21T17:48:00Z" w16du:dateUtc="2026-08-21T15:48:00Z">
        <w:r>
          <w:rPr>
            <w:rFonts w:cs="Times New Roman"/>
            <w:szCs w:val="24"/>
            <w:lang w:val="en-US"/>
          </w:rPr>
          <w:t xml:space="preserve">, to show the robustness of our results across </w:t>
        </w:r>
      </w:ins>
      <w:ins w:id="23" w:author="Antretter, Torben" w:date="2026-08-21T17:49:00Z" w16du:dateUtc="2026-08-21T15:49:00Z">
        <w:r>
          <w:t>13,824 universes</w:t>
        </w:r>
        <w:r>
          <w:rPr>
            <w:rFonts w:cs="Times New Roman"/>
            <w:szCs w:val="24"/>
            <w:lang w:val="en-US"/>
          </w:rPr>
          <w:t xml:space="preserve"> (alternative varying empirical designs, samples, and configurations of our dependent variable). </w:t>
        </w:r>
      </w:ins>
      <w:del w:id="24" w:author="Antretter, Torben" w:date="2026-08-21T17:49:00Z" w16du:dateUtc="2026-08-21T15:49:00Z">
        <w:r>
          <w:rPr>
            <w:rFonts w:cs="Times New Roman"/>
            <w:szCs w:val="24"/>
            <w:lang w:val="en-US"/>
          </w:rPr>
          <w:delText>We find robust support for these findings across varying empirical designs, samples, and dependent variables.</w:delText>
        </w:r>
      </w:del>
    </w:p>
    <w:p w14:paraId="67C46D4E" w14:textId="3C67135A" w:rsidR="00EB1D65" w:rsidRDefault="00EB1D65" w:rsidP="007D53F7">
      <w:pPr>
        <w:rPr>
          <w:rFonts w:cs="Times New Roman"/>
          <w:szCs w:val="24"/>
          <w:lang w:val="en-US"/>
        </w:rPr>
      </w:pPr>
      <w:r>
        <w:rPr>
          <w:rFonts w:cs="Times New Roman"/>
          <w:szCs w:val="24"/>
          <w:lang w:val="en-US"/>
        </w:rPr>
        <w:t xml:space="preserve">Our paper makes three contributions to the literature. First, we advance the TBV by moving beyond the argument that theories matter, showing what structural features of theories matter for startup survival, and by implication, value creation. We find that theories can be too narrow or too broad, and entrepreneurs must seek an optimum in the tension between pursuing narrow, elegant theories, and wide, comprehensive ones that seek to accommodate all sorts factors that may matter for success </w:t>
      </w:r>
      <w:r>
        <w:rPr>
          <w:rFonts w:cs="Times New Roman"/>
          <w:szCs w:val="24"/>
          <w:lang w:val="en-US"/>
        </w:rPr>
        <w:fldChar w:fldCharType="begin"/>
      </w:r>
      <w:r>
        <w:rPr>
          <w:rFonts w:cs="Times New Roman"/>
          <w:szCs w:val="24"/>
          <w:lang w:val="en-US"/>
        </w:rPr>
        <w:instrText xml:space="preserve"> ADDIN EN.CITE &lt;EndNote&gt;&lt;Cite&gt;&lt;Author&gt;Felin&lt;/Author&gt;&lt;Year&gt;2017&lt;/Year&gt;&lt;RecNum&gt;1774&lt;/RecNum&gt;&lt;DisplayText&gt;(Felin &amp;amp; Zenger, 2017)&lt;/DisplayText&gt;&lt;record&gt;&lt;rec-number&gt;1774&lt;/rec-number&gt;&lt;foreign-keys&gt;&lt;key app="EN" db-id="90xapazwg5x5reewpvbv29r1tpaswrf2azpa" timestamp="1787387341"&gt;1774&lt;/key&gt;&lt;/foreign-keys&gt;&lt;ref-type name="Journal Article"&gt;17&lt;/ref-type&gt;&lt;contributors&gt;&lt;authors&gt;&lt;author&gt;Felin, Teppo&lt;/author&gt;&lt;author&gt;Zenger, Todd R&lt;/author&gt;&lt;/authors&gt;&lt;/contributors&gt;&lt;titles&gt;&lt;title&gt;The theory-based view: Economic actors as theorists&lt;/title&gt;&lt;secondary-title&gt;Strategy Science&lt;/secondary-title&gt;&lt;/titles&gt;&lt;periodical&gt;&lt;full-title&gt;Strategy Science&lt;/full-title&gt;&lt;/periodical&gt;&lt;pages&gt;258-271&lt;/pages&gt;&lt;volume&gt;2&lt;/volume&gt;&lt;number&gt;4&lt;/number&gt;&lt;dates&gt;&lt;year&gt;2017&lt;/year&gt;&lt;/dates&gt;&lt;isbn&gt;2333-2050&lt;/isbn&gt;&lt;urls&gt;&lt;/urls&gt;&lt;/record&gt;&lt;/Cite&gt;&lt;/EndNote&gt;</w:instrText>
      </w:r>
      <w:r>
        <w:rPr>
          <w:rFonts w:cs="Times New Roman"/>
          <w:szCs w:val="24"/>
          <w:lang w:val="en-US"/>
        </w:rPr>
        <w:fldChar w:fldCharType="separate"/>
      </w:r>
      <w:r>
        <w:rPr>
          <w:rFonts w:cs="Times New Roman"/>
          <w:noProof/>
          <w:szCs w:val="24"/>
          <w:lang w:val="en-US"/>
        </w:rPr>
        <w:t>(Felin &amp; Zenger, 2017)</w:t>
      </w:r>
      <w:r>
        <w:rPr>
          <w:rFonts w:cs="Times New Roman"/>
          <w:szCs w:val="24"/>
          <w:lang w:val="en-US"/>
        </w:rPr>
        <w:fldChar w:fldCharType="end"/>
      </w:r>
      <w:r>
        <w:rPr>
          <w:rFonts w:cs="Times New Roman"/>
          <w:szCs w:val="24"/>
          <w:lang w:val="en-US"/>
        </w:rPr>
        <w:t xml:space="preserve">. Furthermore, we shed additional light on </w:t>
      </w:r>
      <w:r>
        <w:rPr>
          <w:rFonts w:cs="Times New Roman"/>
          <w:szCs w:val="24"/>
          <w:highlight w:val="yellow"/>
          <w:lang w:val="en-US"/>
          <w:rPrChange w:id="25" w:author="Antretter, Torben" w:date="2026-08-21T17:50:00Z" w16du:dateUtc="2026-08-21T15:50:00Z">
            <w:rPr>
              <w:rFonts w:cs="Times New Roman"/>
              <w:szCs w:val="24"/>
              <w:lang w:val="en-US"/>
            </w:rPr>
          </w:rPrChange>
        </w:rPr>
        <w:t xml:space="preserve">the modularity, and concomitantly the hierarchical structure, of entrepreneurial theories, whereby strategic domains group related aspects of the theory into a coherent module </w:t>
      </w:r>
      <w:r>
        <w:rPr>
          <w:rFonts w:cs="Times New Roman"/>
          <w:szCs w:val="24"/>
          <w:highlight w:val="yellow"/>
          <w:lang w:val="en-US"/>
          <w:rPrChange w:id="26" w:author="Antretter, Torben" w:date="2026-08-21T17:50:00Z" w16du:dateUtc="2026-08-21T15:50:00Z">
            <w:rPr>
              <w:rFonts w:cs="Times New Roman"/>
              <w:szCs w:val="24"/>
              <w:lang w:val="en-US"/>
            </w:rPr>
          </w:rPrChange>
        </w:rPr>
        <w:fldChar w:fldCharType="begin"/>
      </w:r>
      <w:r>
        <w:rPr>
          <w:rFonts w:cs="Times New Roman"/>
          <w:szCs w:val="24"/>
          <w:highlight w:val="yellow"/>
          <w:lang w:val="en-US"/>
          <w:rPrChange w:id="27" w:author="Antretter, Torben" w:date="2026-08-21T17:50:00Z" w16du:dateUtc="2026-08-21T15:50:00Z">
            <w:rPr>
              <w:rFonts w:cs="Times New Roman"/>
              <w:szCs w:val="24"/>
              <w:lang w:val="en-US"/>
            </w:rPr>
          </w:rPrChange>
        </w:rPr>
        <w:instrText xml:space="preserve"> ADDIN EN.CITE &lt;EndNote&gt;&lt;Cite&gt;&lt;Author&gt;Felin&lt;/Author&gt;&lt;Year&gt;2024&lt;/Year&gt;&lt;RecNum&gt;11585&lt;/RecNum&gt;&lt;DisplayText&gt;(Coali, Novelli, Sirigiri, &amp;amp; Spina, 2024; Felin et al., 2024)&lt;/DisplayText&gt;&lt;record&gt;&lt;rec-number&gt;11585&lt;/rec-number&gt;&lt;foreign-keys&gt;&lt;key app="EN" db-id="v2r9vdr9ks0f9peve5a5zvdoswswaxtprxpw" timestamp="1734263050"&gt;11585&lt;/key&gt;&lt;/foreign-keys&gt;&lt;ref-type name="Journal Article"&gt;17&lt;/ref-type&gt;&lt;contributors&gt;&lt;authors&gt;&lt;author&gt;Felin, Teppo&lt;/author&gt;&lt;author&gt;Gambardella, Alfonso&lt;/author&gt;&lt;author&gt;Zenger, Todd&lt;/author&gt;&lt;/authors&gt;&lt;/contributors&gt;&lt;titles&gt;&lt;title&gt;Theory-Based Decisions: Foundations and Introduction&lt;/title&gt;&lt;secondary-title&gt;Strategy Science&lt;/secondary-title&gt;&lt;/titles&gt;&lt;periodical&gt;&lt;full-title&gt;Strategy Science&lt;/full-title&gt;&lt;/periodical&gt;&lt;pages&gt;297-310&lt;/pages&gt;&lt;volume&gt;9&lt;/volume&gt;&lt;number&gt;4&lt;/number&gt;&lt;dates&gt;&lt;year&gt;2024&lt;/year&gt;&lt;/dates&gt;&lt;isbn&gt;2333-2050&lt;/isbn&gt;&lt;urls&gt;&lt;/urls&gt;&lt;/record&gt;&lt;/Cite&gt;&lt;Cite&gt;&lt;Author&gt;Coali&lt;/Author&gt;&lt;Year&gt;2024&lt;/Year&gt;&lt;RecNum&gt;11568&lt;/RecNum&gt;&lt;record&gt;&lt;rec-number&gt;11568&lt;/rec-number&gt;&lt;foreign-keys&gt;&lt;key app="EN" db-id="v2r9vdr9ks0f9peve5a5zvdoswswaxtprxpw" timestamp="1729597779"&gt;11568&lt;/key&gt;&lt;/foreign-keys&gt;&lt;ref-type name="Journal Article"&gt;17&lt;/ref-type&gt;&lt;contributors&gt;&lt;authors&gt;&lt;author&gt;Coali, Andrea&lt;/author&gt;&lt;author&gt;Novelli, Elena&lt;/author&gt;&lt;author&gt;Sirigiri, Anusha&lt;/author&gt;&lt;author&gt;Spina, Chiara&lt;/author&gt;&lt;/authors&gt;&lt;/contributors&gt;&lt;titles&gt;&lt;title&gt;A scientific approach to decision-making: Key tools and design principles&lt;/title&gt;&lt;secondary-title&gt;Journal of Business Venturing Design&lt;/secondary-title&gt;&lt;/titles&gt;&lt;periodical&gt;&lt;full-title&gt;Journal of Business Venturing Design&lt;/full-title&gt;&lt;/periodical&gt;&lt;pages&gt;100023&lt;/pages&gt;&lt;volume&gt;3&lt;/volume&gt;&lt;dates&gt;&lt;year&gt;2024&lt;/year&gt;&lt;/dates&gt;&lt;isbn&gt;2667-2774&lt;/isbn&gt;&lt;urls&gt;&lt;/urls&gt;&lt;/record&gt;&lt;/Cite&gt;&lt;/EndNote&gt;</w:instrText>
      </w:r>
      <w:r>
        <w:rPr>
          <w:rFonts w:cs="Times New Roman"/>
          <w:szCs w:val="24"/>
          <w:highlight w:val="yellow"/>
          <w:lang w:val="en-US"/>
          <w:rPrChange w:id="28" w:author="Antretter, Torben" w:date="2026-08-21T17:50:00Z" w16du:dateUtc="2026-08-21T15:50:00Z">
            <w:rPr>
              <w:rFonts w:cs="Times New Roman"/>
              <w:szCs w:val="24"/>
              <w:lang w:val="en-US"/>
            </w:rPr>
          </w:rPrChange>
        </w:rPr>
        <w:fldChar w:fldCharType="separate"/>
      </w:r>
      <w:r>
        <w:rPr>
          <w:rFonts w:cs="Times New Roman"/>
          <w:noProof/>
          <w:szCs w:val="24"/>
          <w:highlight w:val="yellow"/>
          <w:lang w:val="en-US"/>
          <w:rPrChange w:id="29" w:author="Antretter, Torben" w:date="2026-08-21T17:50:00Z" w16du:dateUtc="2026-08-21T15:50:00Z">
            <w:rPr>
              <w:rFonts w:cs="Times New Roman"/>
              <w:noProof/>
              <w:szCs w:val="24"/>
              <w:lang w:val="en-US"/>
            </w:rPr>
          </w:rPrChange>
        </w:rPr>
        <w:t>(Coali, Novelli, Sirigiri, &amp; Spina, 2024; Felin et al., 2024)</w:t>
      </w:r>
      <w:r>
        <w:rPr>
          <w:rFonts w:cs="Times New Roman"/>
          <w:szCs w:val="24"/>
          <w:highlight w:val="yellow"/>
          <w:lang w:val="en-US"/>
          <w:rPrChange w:id="30" w:author="Antretter, Torben" w:date="2026-08-21T17:50:00Z" w16du:dateUtc="2026-08-21T15:50:00Z">
            <w:rPr>
              <w:rFonts w:cs="Times New Roman"/>
              <w:szCs w:val="24"/>
              <w:lang w:val="en-US"/>
            </w:rPr>
          </w:rPrChange>
        </w:rPr>
        <w:fldChar w:fldCharType="end"/>
      </w:r>
      <w:r>
        <w:rPr>
          <w:rFonts w:cs="Times New Roman"/>
          <w:szCs w:val="24"/>
          <w:lang w:val="en-US"/>
        </w:rPr>
        <w:t>. Our analysis reveals the type of modules in which entrepreneurial theories are typically decomposed, and that decomposability, and less so the exact content of the theory, matters for startup survival. Our findings suggest that moderately broad, near-decomposable theories increase the chances of startup survival.</w:t>
      </w:r>
    </w:p>
    <w:p w14:paraId="44CACDCD" w14:textId="2D154A8C" w:rsidR="00A013AD" w:rsidRDefault="00E15505" w:rsidP="007D53F7">
      <w:pPr>
        <w:rPr>
          <w:rFonts w:cs="Times New Roman"/>
          <w:szCs w:val="24"/>
          <w:lang w:val="en-US"/>
        </w:rPr>
      </w:pPr>
      <w:r>
        <w:rPr>
          <w:rFonts w:cs="Times New Roman"/>
          <w:szCs w:val="24"/>
          <w:lang w:val="en-US"/>
        </w:rPr>
        <w:t xml:space="preserve">Second, our paper speaks to the entrepreneurship literature, in particular to studies exploring the antecedents of new venture survival </w:t>
      </w:r>
      <w:r>
        <w:rPr>
          <w:rFonts w:cs="Times New Roman"/>
          <w:szCs w:val="24"/>
          <w:lang w:val="en-US"/>
        </w:rPr>
        <w:fldChar w:fldCharType="begin">
          <w:fldData xml:space="preserve">PEVuZE5vdGU+PENpdGU+PEF1dGhvcj5XaWtsdW5kPC9BdXRob3I+PFllYXI+MjAxMDwvWWVhcj48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</w:fldData>
        </w:fldChar>
      </w:r>
      <w:r>
        <w:rPr>
          <w:rFonts w:cs="Times New Roman"/>
          <w:szCs w:val="24"/>
          <w:lang w:val="en-US"/>
        </w:rPr>
        <w:instrText xml:space="preserve"> ADDIN EN.CITE </w:instrText>
      </w:r>
      <w:r>
        <w:rPr>
          <w:rFonts w:cs="Times New Roman"/>
          <w:szCs w:val="24"/>
          <w:lang w:val="en-US"/>
        </w:rPr>
        <w:fldChar w:fldCharType="begin">
          <w:fldData xml:space="preserve">PEVuZE5vdGU+PENpdGU+PEF1dGhvcj5XaWtsdW5kPC9BdXRob3I+PFllYXI+MjAxMDwvWWVhcj48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</w:fldData>
        </w:fldChar>
      </w:r>
      <w:r>
        <w:rPr>
          <w:rFonts w:cs="Times New Roman"/>
          <w:szCs w:val="24"/>
          <w:lang w:val="en-US"/>
        </w:rPr>
        <w:instrText xml:space="preserve"> ADDIN EN.CITE.DATA </w:instrText>
      </w:r>
      <w:r>
        <w:rPr>
          <w:rFonts w:cs="Times New Roman"/>
          <w:szCs w:val="24"/>
          <w:lang w:val="en-US"/>
        </w:rPr>
      </w:r>
      <w:r>
        <w:rPr>
          <w:rFonts w:cs="Times New Roman"/>
          <w:szCs w:val="24"/>
          <w:lang w:val="en-US"/>
        </w:rPr>
        <w:fldChar w:fldCharType="end"/>
      </w:r>
      <w:r>
        <w:rPr>
          <w:rFonts w:cs="Times New Roman"/>
          <w:szCs w:val="24"/>
          <w:lang w:val="en-US"/>
        </w:rPr>
      </w:r>
      <w:r>
        <w:rPr>
          <w:rFonts w:cs="Times New Roman"/>
          <w:szCs w:val="24"/>
          <w:lang w:val="en-US"/>
        </w:rPr>
        <w:fldChar w:fldCharType="separate"/>
      </w:r>
      <w:r>
        <w:rPr>
          <w:rFonts w:cs="Times New Roman"/>
          <w:noProof/>
          <w:szCs w:val="24"/>
          <w:lang w:val="en-US"/>
        </w:rPr>
        <w:t>(e.g., Cristofaro, Hristov, Cimini, &amp; Lovallo, 2025; Linder, Lechner, &amp; Pelzel, 2020; Wennberg &amp; Lindqvist, 2010; Wiklund, Baker, &amp; Shepherd, 2010)</w:t>
      </w:r>
      <w:r>
        <w:rPr>
          <w:rFonts w:cs="Times New Roman"/>
          <w:szCs w:val="24"/>
          <w:lang w:val="en-US"/>
        </w:rPr>
        <w:fldChar w:fldCharType="end"/>
      </w:r>
      <w:r>
        <w:rPr>
          <w:rFonts w:cs="Times New Roman"/>
          <w:szCs w:val="24"/>
          <w:lang w:val="en-US"/>
        </w:rPr>
        <w:t xml:space="preserve">. While extant work is focused on environment-, entrepreneur-, or startup-level antecedents, our paper adds an important missing piece to this debate by exploring the theories maintained by entrepreneurs. Theories are an intriguing level of analysis in the study of entrepreneurship as they boil down what the entrepreneur believes is a valuable business idea, and thus represents a foundational look at what the entrepreneur is “up to”. We point to specific structural features of entrepreneurial theories that increase entrepreneurs’ chances of </w:t>
      </w:r>
      <w:r>
        <w:rPr>
          <w:rFonts w:cs="Times New Roman"/>
          <w:szCs w:val="24"/>
          <w:lang w:val="en-US"/>
        </w:rPr>
        <w:lastRenderedPageBreak/>
        <w:t>survival and value creation.</w:t>
      </w:r>
    </w:p>
    <w:p w14:paraId="6B1142D8" w14:textId="010EE9C8" w:rsidR="007024F5" w:rsidRPr="00AC508C" w:rsidRDefault="007024F5" w:rsidP="007D53F7">
      <w:pPr>
        <w:rPr>
          <w:lang w:val="en-US"/>
        </w:rPr>
      </w:pPr>
      <w:r>
        <w:rPr>
          <w:rFonts w:cs="Times New Roman"/>
          <w:szCs w:val="24"/>
          <w:highlight w:val="yellow"/>
          <w:lang w:val="en-US"/>
          <w:rPrChange w:id="31" w:author="Antretter, Torben" w:date="2026-08-21T17:54:00Z" w16du:dateUtc="2026-08-21T15:54:00Z">
            <w:rPr>
              <w:rFonts w:cs="Times New Roman"/>
              <w:szCs w:val="24"/>
              <w:lang w:val="en-US"/>
            </w:rPr>
          </w:rPrChange>
        </w:rPr>
        <w:t>Perhaps third contribution to the decomposability and modularity literature… to be written later.</w:t>
      </w:r>
    </w:p>
    <w:p w14:paraId="58CEF439" w14:textId="55052FBE" w:rsidR="00A013AD" w:rsidRPr="00AC508C" w:rsidRDefault="00A013AD" w:rsidP="00A013AD">
      <w:pPr>
        <w:pStyle w:val="berschrift1"/>
        <w:rPr>
          <w:lang w:val="en-US"/>
        </w:rPr>
      </w:pPr>
      <w:r>
        <w:rPr>
          <w:lang w:val="en-US"/>
        </w:rPr>
        <w:t>Theoretical foundations</w:t>
      </w:r>
    </w:p>
    <w:p w14:paraId="2FAB712C" w14:textId="72DDFBD7" w:rsidR="00A013AD" w:rsidRPr="00AC508C" w:rsidRDefault="00A013AD" w:rsidP="00A013AD">
      <w:pPr>
        <w:rPr>
          <w:lang w:val="en-US"/>
        </w:rPr>
      </w:pPr>
      <w:r>
        <w:rPr>
          <w:b/>
          <w:bCs/>
          <w:lang w:val="en-US"/>
        </w:rPr>
        <w:t>Theory-based view</w:t>
      </w:r>
      <w:r>
        <w:rPr>
          <w:lang w:val="en-US"/>
        </w:rPr>
        <w:t>. From Ehrig &amp; Schmidt: “A theory is then a strategist’s subjective formulation of the necessary and jointly sufficient conditions under which the conjecture will be true. We call such conditions “premises,” which encapsulate what strategists believe to be the major contingencies and how they map on the conjecture.”</w:t>
      </w:r>
    </w:p>
    <w:p w14:paraId="2C0DE9AA" w14:textId="77777777" w:rsidR="00A013AD" w:rsidRPr="00AC508C" w:rsidRDefault="00A013AD" w:rsidP="007D53F7">
      <w:pPr>
        <w:rPr>
          <w:lang w:val="en-US"/>
        </w:rPr>
      </w:pPr>
    </w:p>
    <w:p w14:paraId="37F95036" w14:textId="3ED952AC" w:rsidR="00654B71" w:rsidRPr="00AC508C" w:rsidRDefault="00654B71" w:rsidP="007D53F7">
      <w:pPr>
        <w:rPr>
          <w:lang w:val="en-US"/>
        </w:rPr>
      </w:pPr>
      <w:r>
        <w:rPr>
          <w:lang w:val="en-US"/>
        </w:rPr>
        <w:t xml:space="preserve"> </w:t>
      </w:r>
      <w:r>
        <w:rPr>
          <w:b/>
          <w:bCs/>
          <w:lang w:val="en-US"/>
        </w:rPr>
        <w:t>The design of intelligent artificial systems</w:t>
      </w:r>
      <w:r>
        <w:rPr>
          <w:lang w:val="en-US"/>
        </w:rPr>
        <w:t>.  zzjzz</w:t>
      </w:r>
    </w:p>
    <w:p w14:paraId="21CE79B5" w14:textId="77777777" w:rsidR="00654B71" w:rsidRPr="00AC508C" w:rsidRDefault="00654B71" w:rsidP="007D53F7">
      <w:pPr>
        <w:rPr>
          <w:lang w:val="en-US"/>
        </w:rPr>
      </w:pPr>
    </w:p>
    <w:p w14:paraId="1FC63306" w14:textId="77777777" w:rsidR="00A713B0" w:rsidRPr="00AC508C" w:rsidRDefault="00A713B0" w:rsidP="007D53F7">
      <w:pPr>
        <w:rPr>
          <w:lang w:val="en-US"/>
        </w:rPr>
      </w:pPr>
    </w:p>
    <w:p w14:paraId="47289DAB" w14:textId="51A7D0CB" w:rsidR="00A713B0" w:rsidRPr="00AC508C" w:rsidRDefault="00A713B0" w:rsidP="00A713B0">
      <w:pPr>
        <w:pStyle w:val="berschrift1"/>
        <w:rPr>
          <w:lang w:val="en-US"/>
        </w:rPr>
      </w:pPr>
      <w:r>
        <w:rPr>
          <w:lang w:val="en-US"/>
        </w:rPr>
        <w:t>Hypotheses</w:t>
      </w:r>
    </w:p>
    <w:p w14:paraId="57A81545" w14:textId="77777777" w:rsidR="00831F94" w:rsidRPr="00AC508C" w:rsidRDefault="00831F94" w:rsidP="00A713B0">
      <w:pPr>
        <w:pStyle w:val="berschrift2"/>
        <w:rPr>
          <w:lang w:val="en-US"/>
        </w:rPr>
      </w:pPr>
      <w:r>
        <w:rPr>
          <w:lang w:val="en-US"/>
        </w:rPr>
        <w:t>Theory breadth</w:t>
      </w:r>
    </w:p>
    <w:p w14:paraId="3C755BE9" w14:textId="301678DB" w:rsidR="00831F94" w:rsidRPr="00AC508C" w:rsidRDefault="00831F94" w:rsidP="00831F94">
      <w:pPr>
        <w:rPr>
          <w:lang w:val="en-US"/>
        </w:rPr>
      </w:pPr>
      <w:r>
        <w:rPr>
          <w:lang w:val="en-US"/>
        </w:rPr>
        <w:t>We define theory breadth as the number of premises the theory holds.</w:t>
      </w:r>
    </w:p>
    <w:p w14:paraId="0608C09C" w14:textId="0FA5A5C5" w:rsidR="00C23701" w:rsidRPr="00AC508C" w:rsidRDefault="00C23701" w:rsidP="00C23701">
      <w:pPr>
        <w:rPr>
          <w:lang w:val="en-US"/>
        </w:rPr>
      </w:pPr>
      <w:r>
        <w:rPr>
          <w:lang w:val="en-US"/>
        </w:rPr>
        <w:t>What are premises, from Zellweger &amp; Djokovic, submitted:</w:t>
      </w:r>
    </w:p>
    <w:p w14:paraId="13C88804" w14:textId="77777777" w:rsidR="00C23701" w:rsidRPr="00AC508C" w:rsidRDefault="00C23701" w:rsidP="00C23701">
      <w:pPr>
        <w:rPr>
          <w:lang w:val="en-US"/>
        </w:rPr>
      </w:pPr>
      <w:r>
        <w:rPr>
          <w:szCs w:val="24"/>
          <w:lang w:val="en-US"/>
        </w:rPr>
        <w:t xml:space="preserve">Intuitive theories thus illuminate the </w:t>
      </w:r>
      <w:r>
        <w:rPr>
          <w:lang w:val="en-US"/>
        </w:rPr>
        <w:t xml:space="preserve">conditions, or the premises underlying these theories, that entrepreneurs claim to be critical for value creation </w:t>
      </w:r>
      <w:r>
        <w:rPr>
          <w:lang w:val="en-US"/>
        </w:rPr>
        <w:fldChar w:fldCharType="begin"/>
      </w:r>
      <w:r>
        <w:rPr>
          <w:lang w:val="en-US"/>
        </w:rPr>
        <w:instrText xml:space="preserve"> ADDIN EN.CITE &lt;EndNote&gt;&lt;Cite&gt;&lt;Author&gt;Ehrig&lt;/Author&gt;&lt;Year&gt;2022&lt;/Year&gt;&lt;RecNum&gt;11093&lt;/RecNum&gt;&lt;DisplayText&gt;(Ehrig &amp;amp; Schmidt, 2022)&lt;/DisplayText&gt;&lt;record&gt;&lt;rec-number&gt;11093&lt;/rec-number&gt;&lt;foreign-keys&gt;&lt;key app="EN" db-id="v2r9vdr9ks0f9peve5a5zvdoswswaxtprxpw" timestamp="1661239154"&gt;11093&lt;/key&gt;&lt;/foreign-keys&gt;&lt;ref-type name="Journal Article"&gt;17&lt;/ref-type&gt;&lt;contributors&gt;&lt;authors&gt;&lt;author&gt;Ehrig, Timo&lt;/author&gt;&lt;author&gt;Schmidt, Jens&lt;/author&gt;&lt;/authors&gt;&lt;/contributors&gt;&lt;titles&gt;&lt;title&gt;Theory‐based learning and experimentation&lt;/title&gt;&lt;secondary-title&gt;Strategic Management Journal&lt;/secondary-title&gt;&lt;/titles&gt;&lt;periodical&gt;&lt;full-title&gt;Strategic Management Journal&lt;/full-title&gt;&lt;/periodical&gt;&lt;pages&gt;1287-1318&lt;/pages&gt;&lt;volume&gt;43&lt;/volume&gt;&lt;number&gt;7&lt;/number&gt;&lt;dates&gt;&lt;year&gt;2022&lt;/year&gt;&lt;/dates&gt;&lt;isbn&gt;0143-2095&lt;/isbn&gt;&lt;urls&gt;&lt;/urls&gt;&lt;/record&gt;&lt;/Cite&gt;&lt;/EndNote&gt;</w:instrText>
      </w:r>
      <w:r>
        <w:rPr>
          <w:lang w:val="en-US"/>
        </w:rPr>
        <w:fldChar w:fldCharType="separate"/>
      </w:r>
      <w:r>
        <w:rPr>
          <w:lang w:val="en-US"/>
        </w:rPr>
        <w:t>(Ehrig &amp; Schmidt, 2022)</w:t>
      </w:r>
      <w:r>
        <w:rPr>
          <w:lang w:val="en-US"/>
        </w:rPr>
        <w:fldChar w:fldCharType="end"/>
      </w:r>
      <w:r>
        <w:rPr>
          <w:lang w:val="en-US"/>
        </w:rPr>
        <w:t xml:space="preserve">. </w:t>
      </w:r>
      <w:bookmarkStart w:id="32" w:name="_Hlk215121864"/>
      <w:r>
        <w:rPr>
          <w:lang w:val="en-US"/>
        </w:rPr>
        <w:t>P</w:t>
      </w:r>
      <w:r>
        <w:rPr>
          <w:rFonts w:eastAsia="Times New Roman" w:cs="Times New Roman"/>
          <w:szCs w:val="24"/>
          <w:lang w:val="en-US" w:eastAsia="de-CH"/>
        </w:rPr>
        <w:t>remises</w:t>
      </w:r>
      <w:r>
        <w:rPr>
          <w:lang w:val="en-US"/>
        </w:rPr>
        <w:t xml:space="preserve"> essentialize theories and encapsulate the necessary and sufficient conditions for theories’ success and thus compress what</w:t>
      </w:r>
      <w:r>
        <w:rPr>
          <w:rFonts w:eastAsia="Times New Roman" w:cs="Times New Roman"/>
          <w:szCs w:val="24"/>
          <w:lang w:val="en-US" w:eastAsia="de-CH"/>
        </w:rPr>
        <w:t xml:space="preserve"> entrepreneurs consider to be critical or “salient and diagnostic” for their theories to become valuable</w:t>
      </w:r>
      <w:bookmarkStart w:id="33" w:name="_Hlk215121967"/>
      <w:bookmarkEnd w:id="32"/>
      <w:r>
        <w:rPr>
          <w:rFonts w:eastAsia="Times New Roman" w:cs="Times New Roman"/>
          <w:szCs w:val="24"/>
          <w:lang w:val="en-US" w:eastAsia="de-CH"/>
        </w:rPr>
        <w:t xml:space="preserve"> </w:t>
      </w:r>
      <w:r>
        <w:rPr>
          <w:rFonts w:eastAsia="Times New Roman" w:cs="Times New Roman"/>
          <w:szCs w:val="24"/>
          <w:lang w:val="en-US" w:eastAsia="de-CH"/>
        </w:rPr>
        <w:fldChar w:fldCharType="begin"/>
      </w:r>
      <w:r>
        <w:rPr>
          <w:rFonts w:eastAsia="Times New Roman" w:cs="Times New Roman"/>
          <w:szCs w:val="24"/>
          <w:lang w:val="en-US" w:eastAsia="de-CH"/>
        </w:rPr>
        <w:instrText xml:space="preserve"> ADDIN EN.CITE &lt;EndNote&gt;&lt;Cite&gt;&lt;Author&gt;Murphy&lt;/Author&gt;&lt;Year&gt;1985&lt;/Year&gt;&lt;RecNum&gt;11122&lt;/RecNum&gt;&lt;Pages&gt;299&lt;/Pages&gt;&lt;DisplayText&gt;(Miller &amp;amp; Johnson-Laird, 1976; Murphy &amp;amp; Medin, 1985: 299)&lt;/DisplayText&gt;&lt;record&gt;&lt;rec-number&gt;11122&lt;/rec-number&gt;&lt;foreign-keys&gt;&lt;key app="EN" db-id="v2r9vdr9ks0f9peve5a5zvdoswswaxtprxpw" timestamp="1664517505"&gt;11122&lt;/key&gt;&lt;/foreign-keys&gt;&lt;ref-type name="Journal Article"&gt;17&lt;/ref-type&gt;&lt;contributors&gt;&lt;authors&gt;&lt;author&gt;Murphy, Gregory L&lt;/author&gt;&lt;author&gt;Medin, Douglas L&lt;/author&gt;&lt;/authors&gt;&lt;/contributors&gt;&lt;titles&gt;&lt;title&gt;The role of theories in conceptual coherence&lt;/title&gt;&lt;secondary-title&gt;Psychological Review&lt;/secondary-title&gt;&lt;/titles&gt;&lt;periodical&gt;&lt;full-title&gt;Psychological review&lt;/full-title&gt;&lt;/periodical&gt;&lt;pages&gt;289&lt;/pages&gt;&lt;volume&gt;92&lt;/volume&gt;&lt;number&gt;3&lt;/number&gt;&lt;dates&gt;&lt;year&gt;1985&lt;/year&gt;&lt;/dates&gt;&lt;isbn&gt;1939-1471&lt;/isbn&gt;&lt;urls&gt;&lt;/urls&gt;&lt;/record&gt;&lt;/Cite&gt;&lt;Cite&gt;&lt;Author&gt;Miller&lt;/Author&gt;&lt;Year&gt;1976&lt;/Year&gt;&lt;RecNum&gt;11781&lt;/RecNum&gt;&lt;record&gt;&lt;rec-number&gt;11781&lt;/rec-number&gt;&lt;foreign-keys&gt;&lt;key app="EN" db-id="v2r9vdr9ks0f9peve5a5zvdoswswaxtprxpw" timestamp="1779526832"&gt;11781&lt;/key&gt;&lt;/foreign-keys&gt;&lt;ref-type name="Book"&gt;6&lt;/ref-type&gt;&lt;contributors&gt;&lt;authors&gt;&lt;author&gt;Miller, George A&lt;/author&gt;&lt;author&gt;Johnson-Laird, Philip N&lt;/author&gt;&lt;/authors&gt;&lt;/contributors&gt;&lt;titles&gt;&lt;title&gt;Language and perception&lt;/title&gt;&lt;/titles&gt;&lt;dates&gt;&lt;year&gt;1976&lt;/year&gt;&lt;/dates&gt;&lt;pub-location&gt;Boston (MA)&lt;/pub-location&gt;&lt;publisher&gt;Harvard University Press&lt;/publisher&gt;&lt;isbn&gt;0674421272&lt;/isbn&gt;&lt;urls&gt;&lt;/urls&gt;&lt;/record&gt;&lt;/Cite&gt;&lt;/EndNote&gt;</w:instrText>
      </w:r>
      <w:r>
        <w:rPr>
          <w:rFonts w:eastAsia="Times New Roman" w:cs="Times New Roman"/>
          <w:szCs w:val="24"/>
          <w:lang w:val="en-US" w:eastAsia="de-CH"/>
        </w:rPr>
        <w:fldChar w:fldCharType="separate"/>
      </w:r>
      <w:r>
        <w:rPr>
          <w:rFonts w:eastAsia="Times New Roman" w:cs="Times New Roman"/>
          <w:szCs w:val="24"/>
          <w:lang w:val="en-US" w:eastAsia="de-CH"/>
        </w:rPr>
        <w:t>(Miller &amp; Johnson-Laird, 1976; Murphy &amp; Medin, 1985: 299)</w:t>
      </w:r>
      <w:r>
        <w:rPr>
          <w:rFonts w:eastAsia="Times New Roman" w:cs="Times New Roman"/>
          <w:szCs w:val="24"/>
          <w:lang w:val="en-US" w:eastAsia="de-CH"/>
        </w:rPr>
        <w:fldChar w:fldCharType="end"/>
      </w:r>
      <w:r>
        <w:rPr>
          <w:rFonts w:eastAsia="Times New Roman" w:cs="Times New Roman"/>
          <w:szCs w:val="24"/>
          <w:lang w:val="en-US" w:eastAsia="de-CH"/>
        </w:rPr>
        <w:t>.</w:t>
      </w:r>
      <w:bookmarkStart w:id="34" w:name="_Hlk166167251"/>
    </w:p>
    <w:p w14:paraId="0F16AE43" w14:textId="77777777" w:rsidR="00C23701" w:rsidRPr="00AC508C" w:rsidRDefault="00C23701" w:rsidP="00C23701">
      <w:pPr>
        <w:rPr>
          <w:szCs w:val="24"/>
          <w:lang w:val="en-US"/>
        </w:rPr>
      </w:pPr>
      <w:r>
        <w:rPr>
          <w:lang w:val="en-US"/>
        </w:rPr>
        <w:t xml:space="preserve">When entrepreneurs specify the premises of their theories, they learn more effectively </w:t>
      </w:r>
      <w:bookmarkStart w:id="35" w:name="_Hlk233201636"/>
      <w:r>
        <w:rPr>
          <w:lang w:val="en-US"/>
        </w:rPr>
        <w:t xml:space="preserve">because critical information is brought to the forefront and irrelevant information is </w:t>
      </w:r>
      <w:r>
        <w:rPr>
          <w:lang w:val="en-US"/>
        </w:rPr>
        <w:lastRenderedPageBreak/>
        <w:t xml:space="preserve">suppressed </w:t>
      </w:r>
      <w:bookmarkEnd w:id="34"/>
      <w:bookmarkEnd w:id="35"/>
      <w:r>
        <w:rPr>
          <w:szCs w:val="24"/>
          <w:lang w:val="en-US"/>
        </w:rPr>
        <w:fldChar w:fldCharType="begin"/>
      </w:r>
      <w:r>
        <w:rPr>
          <w:szCs w:val="24"/>
          <w:lang w:val="en-US"/>
        </w:rPr>
        <w:instrText xml:space="preserve"> ADDIN EN.CITE &lt;EndNote&gt;&lt;Cite&gt;&lt;Author&gt;Nickerson&lt;/Author&gt;&lt;Year&gt;2018&lt;/Year&gt;&lt;RecNum&gt;10960&lt;/RecNum&gt;&lt;DisplayText&gt;(Nickerson &amp;amp; Argyres, 2018)&lt;/DisplayText&gt;&lt;record&gt;&lt;rec-number&gt;10960&lt;/rec-number&gt;&lt;foreign-keys&gt;&lt;key app="EN" db-id="v2r9vdr9ks0f9peve5a5zvdoswswaxtprxpw" timestamp="1598709441"&gt;10960&lt;/key&gt;&lt;/foreign-keys&gt;&lt;ref-type name="Journal Article"&gt;17&lt;/ref-type&gt;&lt;contributors&gt;&lt;authors&gt;&lt;author&gt;Nickerson, Jackson A&lt;/author&gt;&lt;author&gt;Argyres, Nicholas&lt;/author&gt;&lt;/authors&gt;&lt;/contributors&gt;&lt;titles&gt;&lt;title&gt;Strategizing before strategic decision making&lt;/title&gt;&lt;secondary-title&gt;Strategy Science&lt;/secondary-title&gt;&lt;/titles&gt;&lt;periodical&gt;&lt;full-title&gt;Strategy Science&lt;/full-title&gt;&lt;/periodical&gt;&lt;pages&gt;592-605&lt;/pages&gt;&lt;volume&gt;3&lt;/volume&gt;&lt;number&gt;4&lt;/number&gt;&lt;dates&gt;&lt;year&gt;2018&lt;/year&gt;&lt;/dates&gt;&lt;isbn&gt;2333-2050&lt;/isbn&gt;&lt;urls&gt;&lt;/urls&gt;&lt;/record&gt;&lt;/Cite&gt;&lt;/EndNote&gt;</w:instrText>
      </w:r>
      <w:r>
        <w:rPr>
          <w:szCs w:val="24"/>
          <w:lang w:val="en-US"/>
        </w:rPr>
        <w:fldChar w:fldCharType="separate"/>
      </w:r>
      <w:r>
        <w:rPr>
          <w:szCs w:val="24"/>
          <w:lang w:val="en-US"/>
        </w:rPr>
        <w:t>(Nickerson &amp; Argyres, 2018)</w:t>
      </w:r>
      <w:r>
        <w:rPr>
          <w:szCs w:val="24"/>
          <w:lang w:val="en-US"/>
        </w:rPr>
        <w:fldChar w:fldCharType="end"/>
      </w:r>
      <w:r>
        <w:rPr>
          <w:szCs w:val="24"/>
          <w:lang w:val="en-US"/>
        </w:rPr>
        <w:t>.</w:t>
      </w:r>
      <w:r>
        <w:rPr>
          <w:rStyle w:val="Funotenzeichen"/>
          <w:szCs w:val="24"/>
          <w:lang w:val="en-US"/>
        </w:rPr>
        <w:footnoteReference w:id="1"/>
      </w:r>
      <w:r>
        <w:rPr>
          <w:szCs w:val="24"/>
          <w:lang w:val="en-US"/>
        </w:rPr>
        <w:t xml:space="preserve"> The rationale for this focus on premises is that if these “bottlenecks” are resolved, critical impediments for a theory to be valuable are removed, which derisks the theory and provides important evidence that the theory is indeed valuable </w:t>
      </w:r>
      <w:r>
        <w:rPr>
          <w:szCs w:val="24"/>
          <w:lang w:val="en-US"/>
        </w:rPr>
        <w:fldChar w:fldCharType="begin"/>
      </w:r>
      <w:r>
        <w:rPr>
          <w:szCs w:val="24"/>
          <w:lang w:val="en-US"/>
        </w:rPr>
        <w:instrText xml:space="preserve"> ADDIN EN.CITE &lt;EndNote&gt;&lt;Cite&gt;&lt;Author&gt;Dong&lt;/Author&gt;&lt;Year&gt;2016&lt;/Year&gt;&lt;RecNum&gt;11337&lt;/RecNum&gt;&lt;DisplayText&gt;(Dong, Garbuio, &amp;amp; Lovallo, 2016)&lt;/DisplayText&gt;&lt;record&gt;&lt;rec-number&gt;11337&lt;/rec-number&gt;&lt;foreign-keys&gt;&lt;key app="EN" db-id="v2r9vdr9ks0f9peve5a5zvdoswswaxtprxpw" timestamp="1709758833"&gt;11337&lt;/key&gt;&lt;/foreign-keys&gt;&lt;ref-type name="Journal Article"&gt;17&lt;/ref-type&gt;&lt;contributors&gt;&lt;authors&gt;&lt;author&gt;Dong, Andy&lt;/author&gt;&lt;author&gt;Garbuio, Massimo&lt;/author&gt;&lt;author&gt;Lovallo, Dan&lt;/author&gt;&lt;/authors&gt;&lt;/contributors&gt;&lt;titles&gt;&lt;title&gt;Generative sensing: A design perspective on the microfoundations of sensing capabilities&lt;/title&gt;&lt;secondary-title&gt;California Management Review&lt;/secondary-title&gt;&lt;/titles&gt;&lt;periodical&gt;&lt;full-title&gt;California Management Review&lt;/full-title&gt;&lt;/periodical&gt;&lt;pages&gt;97-117&lt;/pages&gt;&lt;volume&gt;58&lt;/volume&gt;&lt;number&gt;4&lt;/number&gt;&lt;dates&gt;&lt;year&gt;2016&lt;/year&gt;&lt;/dates&gt;&lt;isbn&gt;0008-1256&lt;/isbn&gt;&lt;urls&gt;&lt;/urls&gt;&lt;/record&gt;&lt;/Cite&gt;&lt;/EndNote&gt;</w:instrText>
      </w:r>
      <w:r>
        <w:rPr>
          <w:szCs w:val="24"/>
          <w:lang w:val="en-US"/>
        </w:rPr>
        <w:fldChar w:fldCharType="separate"/>
      </w:r>
      <w:r>
        <w:rPr>
          <w:szCs w:val="24"/>
          <w:lang w:val="en-US"/>
        </w:rPr>
        <w:t>(Dong, Garbuio, &amp; Lovallo, 2016)</w:t>
      </w:r>
      <w:r>
        <w:rPr>
          <w:szCs w:val="24"/>
          <w:lang w:val="en-US"/>
        </w:rPr>
        <w:fldChar w:fldCharType="end"/>
      </w:r>
      <w:r>
        <w:rPr>
          <w:szCs w:val="24"/>
          <w:lang w:val="en-US"/>
        </w:rPr>
        <w:t xml:space="preserve">. An important requirement for a valuable theory is limiting the hypothesis space via the provision of normative constraints about what the focal entrepreneur thinks needs to work and be true instead of trying to solve all sorts of subordinate problems </w:t>
      </w:r>
      <w:r>
        <w:rPr>
          <w:szCs w:val="24"/>
          <w:lang w:val="en-US"/>
        </w:rPr>
        <w:fldChar w:fldCharType="begin"/>
      </w:r>
      <w:r>
        <w:rPr>
          <w:szCs w:val="24"/>
          <w:lang w:val="en-US"/>
        </w:rPr>
        <w:instrText xml:space="preserve"> ADDIN EN.CITE &lt;EndNote&gt;&lt;Cite&gt;&lt;Author&gt;Van den Steen&lt;/Author&gt;&lt;Year&gt;2017&lt;/Year&gt;&lt;RecNum&gt;11618&lt;/RecNum&gt;&lt;DisplayText&gt;(Van den Steen, 2017)&lt;/DisplayText&gt;&lt;record&gt;&lt;rec-number&gt;11618&lt;/rec-number&gt;&lt;foreign-keys&gt;&lt;key app="EN" db-id="v2r9vdr9ks0f9peve5a5zvdoswswaxtprxpw" timestamp="1742156602"&gt;11618&lt;/key&gt;&lt;/foreign-keys&gt;&lt;ref-type name="Journal Article"&gt;17&lt;/ref-type&gt;&lt;contributors&gt;&lt;authors&gt;&lt;author&gt;Van den Steen, Eric&lt;/author&gt;&lt;/authors&gt;&lt;/contributors&gt;&lt;titles&gt;&lt;title&gt;A formal theory of strategy&lt;/title&gt;&lt;secondary-title&gt;Management Science&lt;/secondary-title&gt;&lt;/titles&gt;&lt;periodical&gt;&lt;full-title&gt;Management Science&lt;/full-title&gt;&lt;/periodical&gt;&lt;pages&gt;2616-2636&lt;/pages&gt;&lt;volume&gt;63&lt;/volume&gt;&lt;number&gt;8&lt;/number&gt;&lt;dates&gt;&lt;year&gt;2017&lt;/year&gt;&lt;/dates&gt;&lt;isbn&gt;0025-1909&lt;/isbn&gt;&lt;urls&gt;&lt;/urls&gt;&lt;/record&gt;&lt;/Cite&gt;&lt;/EndNote&gt;</w:instrText>
      </w:r>
      <w:r>
        <w:rPr>
          <w:szCs w:val="24"/>
          <w:lang w:val="en-US"/>
        </w:rPr>
        <w:fldChar w:fldCharType="separate"/>
      </w:r>
      <w:r>
        <w:rPr>
          <w:szCs w:val="24"/>
          <w:lang w:val="en-US"/>
        </w:rPr>
        <w:t>(Van den Steen, 2017)</w:t>
      </w:r>
      <w:r>
        <w:rPr>
          <w:szCs w:val="24"/>
          <w:lang w:val="en-US"/>
        </w:rPr>
        <w:fldChar w:fldCharType="end"/>
      </w:r>
      <w:r>
        <w:rPr>
          <w:szCs w:val="24"/>
          <w:lang w:val="en-US"/>
        </w:rPr>
        <w:t>. This focus on critical “value drivers” for a theory resonates with Eisenhardt et al., who found that when strategizing under uncertainty, s</w:t>
      </w:r>
      <w:r>
        <w:rPr>
          <w:rFonts w:cs="TeXGyrePagellaX-Regular"/>
          <w:szCs w:val="24"/>
          <w:lang w:val="en-US"/>
        </w:rPr>
        <w:t xml:space="preserve">uperior entrepreneurs relieve bottlenecks that impede success </w:t>
      </w:r>
      <w:r>
        <w:rPr>
          <w:rFonts w:cs="TeXGyrePagellaX-Regular"/>
          <w:szCs w:val="24"/>
          <w:lang w:val="en-US"/>
        </w:rPr>
        <w:fldChar w:fldCharType="begin"/>
      </w:r>
      <w:r>
        <w:rPr>
          <w:rFonts w:cs="TeXGyrePagellaX-Regular"/>
          <w:szCs w:val="24"/>
          <w:lang w:val="en-US"/>
        </w:rPr>
        <w:instrText xml:space="preserve"> ADDIN EN.CITE &lt;EndNote&gt;&lt;Cite&gt;&lt;Author&gt;Eisenhardt&lt;/Author&gt;&lt;Year&gt;2017&lt;/Year&gt;&lt;RecNum&gt;11295&lt;/RecNum&gt;&lt;DisplayText&gt;(Eisenhardt &amp;amp; Bingham, 2017; Ott &amp;amp; Eisenhardt, 2020)&lt;/DisplayText&gt;&lt;record&gt;&lt;rec-number&gt;11295&lt;/rec-number&gt;&lt;foreign-keys&gt;&lt;key app="EN" db-id="v2r9vdr9ks0f9peve5a5zvdoswswaxtprxpw" timestamp="1708884484"&gt;11295&lt;/key&gt;&lt;/foreign-keys&gt;&lt;ref-type name="Journal Article"&gt;17&lt;/ref-type&gt;&lt;contributors&gt;&lt;authors&gt;&lt;author&gt;Eisenhardt, Kathleen M&lt;/author&gt;&lt;author&gt;Bingham, Christopher B&lt;/author&gt;&lt;/authors&gt;&lt;/contributors&gt;&lt;titles&gt;&lt;title&gt;Superior strategy in entrepreneurial settings: Thinking, doing, and the logic of opportunity&lt;/title&gt;&lt;secondary-title&gt;Strategy Science&lt;/secondary-title&gt;&lt;/titles&gt;&lt;periodical&gt;&lt;full-title&gt;Strategy Science&lt;/full-title&gt;&lt;/periodical&gt;&lt;pages&gt;246-257&lt;/pages&gt;&lt;volume&gt;2&lt;/volume&gt;&lt;number&gt;4&lt;/number&gt;&lt;dates&gt;&lt;year&gt;2017&lt;/year&gt;&lt;/dates&gt;&lt;isbn&gt;2333-2050&lt;/isbn&gt;&lt;urls&gt;&lt;/urls&gt;&lt;/record&gt;&lt;/Cite&gt;&lt;Cite&gt;&lt;Author&gt;Ott&lt;/Author&gt;&lt;Year&gt;2020&lt;/Year&gt;&lt;RecNum&gt;10964&lt;/RecNum&gt;&lt;record&gt;&lt;rec-number&gt;10964&lt;/rec-number&gt;&lt;foreign-keys&gt;&lt;key app="EN" db-id="v2r9vdr9ks0f9peve5a5zvdoswswaxtprxpw" timestamp="1599558704"&gt;10964&lt;/key&gt;&lt;/foreign-keys&gt;&lt;ref-type name="Journal Article"&gt;17&lt;/ref-type&gt;&lt;contributors&gt;&lt;authors&gt;&lt;author&gt;Ott, Timothy E&lt;/author&gt;&lt;author&gt;Eisenhardt, Kathleen M&lt;/author&gt;&lt;/authors&gt;&lt;/contributors&gt;&lt;titles&gt;&lt;title&gt;Decision Weaving: Forming Novel, Complex Strategy in Entrepreneurial Settings&lt;/title&gt;&lt;secondary-title&gt;Strategic Management Journal&lt;/secondary-title&gt;&lt;/titles&gt;&lt;periodical&gt;&lt;full-title&gt;Strategic Management Journal&lt;/full-title&gt;&lt;/periodical&gt;&lt;pages&gt;2275-2314&lt;/pages&gt;&lt;volume&gt;41&lt;/volume&gt;&lt;number&gt;12&lt;/number&gt;&lt;dates&gt;&lt;year&gt;2020&lt;/year&gt;&lt;/dates&gt;&lt;isbn&gt;0143-2095&lt;/isbn&gt;&lt;urls&gt;&lt;/urls&gt;&lt;/record&gt;&lt;/Cite&gt;&lt;/EndNote&gt;</w:instrText>
      </w:r>
      <w:r>
        <w:rPr>
          <w:rFonts w:cs="TeXGyrePagellaX-Regular"/>
          <w:szCs w:val="24"/>
          <w:lang w:val="en-US"/>
        </w:rPr>
        <w:fldChar w:fldCharType="separate"/>
      </w:r>
      <w:r>
        <w:rPr>
          <w:rFonts w:cs="TeXGyrePagellaX-Regular"/>
          <w:szCs w:val="24"/>
          <w:lang w:val="en-US"/>
        </w:rPr>
        <w:t>(Eisenhardt &amp; Bingham, 2017; Ott &amp; Eisenhardt, 2020)</w:t>
      </w:r>
      <w:r>
        <w:rPr>
          <w:rFonts w:cs="TeXGyrePagellaX-Regular"/>
          <w:szCs w:val="24"/>
          <w:lang w:val="en-US"/>
        </w:rPr>
        <w:fldChar w:fldCharType="end"/>
      </w:r>
      <w:r>
        <w:rPr>
          <w:rFonts w:cs="TeXGyrePagellaX-Regular"/>
          <w:szCs w:val="24"/>
          <w:lang w:val="en-US"/>
        </w:rPr>
        <w:t>.</w:t>
      </w:r>
    </w:p>
    <w:bookmarkEnd w:id="33"/>
    <w:p w14:paraId="74280BA4" w14:textId="77777777" w:rsidR="00C23701" w:rsidRPr="00AC508C" w:rsidRDefault="00C23701" w:rsidP="00C23701">
      <w:pPr>
        <w:rPr>
          <w:szCs w:val="24"/>
          <w:lang w:val="en-US"/>
        </w:rPr>
      </w:pPr>
      <w:r>
        <w:rPr>
          <w:rFonts w:cs="TeXGyrePagellaX-Regular"/>
          <w:szCs w:val="24"/>
          <w:lang w:val="en-US"/>
        </w:rPr>
        <w:t xml:space="preserve">Abstracting </w:t>
      </w:r>
      <w:bookmarkStart w:id="36" w:name="_Hlk233201652"/>
      <w:r>
        <w:rPr>
          <w:rFonts w:cs="TeXGyrePagellaX-Regular"/>
          <w:szCs w:val="24"/>
          <w:lang w:val="en-US"/>
        </w:rPr>
        <w:t xml:space="preserve">a theory to a set of premises also creates the opportunity to reconfigure them in novel ways and to generate an innovative new theory </w:t>
      </w:r>
      <w:bookmarkEnd w:id="36"/>
      <w:r>
        <w:rPr>
          <w:szCs w:val="24"/>
          <w:lang w:val="en-US"/>
        </w:rPr>
        <w:fldChar w:fldCharType="begin"/>
      </w:r>
      <w:r>
        <w:rPr>
          <w:szCs w:val="24"/>
          <w:lang w:val="en-US"/>
        </w:rPr>
        <w:instrText xml:space="preserve"> ADDIN EN.CITE &lt;EndNote&gt;&lt;Cite&gt;&lt;Author&gt;Newell&lt;/Author&gt;&lt;Year&gt;1972&lt;/Year&gt;&lt;RecNum&gt;11032&lt;/RecNum&gt;&lt;DisplayText&gt;(Durand &amp;amp; Vaara, 2009; Newell &amp;amp; Simon, 1972)&lt;/DisplayText&gt;&lt;record&gt;&lt;rec-number&gt;11032&lt;/rec-number&gt;&lt;foreign-keys&gt;&lt;key app="EN" db-id="v2r9vdr9ks0f9peve5a5zvdoswswaxtprxpw" timestamp="1613236407"&gt;11032&lt;/key&gt;&lt;/foreign-keys&gt;&lt;ref-type name="Book"&gt;6&lt;/ref-type&gt;&lt;contributors&gt;&lt;authors&gt;&lt;author&gt;Newell, Allen&lt;/author&gt;&lt;author&gt;Simon, Herbert Alexander&lt;/author&gt;&lt;/authors&gt;&lt;/contributors&gt;&lt;titles&gt;&lt;title&gt;Human problem solving&lt;/title&gt;&lt;/titles&gt;&lt;dates&gt;&lt;year&gt;1972&lt;/year&gt;&lt;/dates&gt;&lt;pub-location&gt;Englewood Cliffs&lt;/pub-location&gt;&lt;publisher&gt;Prentice-Hall&lt;/publisher&gt;&lt;urls&gt;&lt;/urls&gt;&lt;/record&gt;&lt;/Cite&gt;&lt;Cite&gt;&lt;Author&gt;Durand&lt;/Author&gt;&lt;Year&gt;2009&lt;/Year&gt;&lt;RecNum&gt;11718&lt;/RecNum&gt;&lt;record&gt;&lt;rec-number&gt;11718&lt;/rec-number&gt;&lt;foreign-keys&gt;&lt;key app="EN" db-id="v2r9vdr9ks0f9peve5a5zvdoswswaxtprxpw" timestamp="1765788217"&gt;11718&lt;/key&gt;&lt;/foreign-keys&gt;&lt;ref-type name="Journal Article"&gt;17&lt;/ref-type&gt;&lt;contributors&gt;&lt;authors&gt;&lt;author&gt;Durand, Rodolphe&lt;/author&gt;&lt;author&gt;Vaara, Eero&lt;/author&gt;&lt;/authors&gt;&lt;/contributors&gt;&lt;titles&gt;&lt;title&gt;Causation, counterfactuals, and competitive advantage&lt;/title&gt;&lt;secondary-title&gt;Strategic Management Journal&lt;/secondary-title&gt;&lt;/titles&gt;&lt;periodical&gt;&lt;full-title&gt;Strategic Management Journal&lt;/full-title&gt;&lt;/periodical&gt;&lt;pages&gt;1245-1264&lt;/pages&gt;&lt;volume&gt;30&lt;/volume&gt;&lt;number&gt;12&lt;/number&gt;&lt;dates&gt;&lt;year&gt;2009&lt;/year&gt;&lt;/dates&gt;&lt;isbn&gt;0143-2095&lt;/isbn&gt;&lt;urls&gt;&lt;/urls&gt;&lt;/record&gt;&lt;/Cite&gt;&lt;/EndNote&gt;</w:instrText>
      </w:r>
      <w:r>
        <w:rPr>
          <w:szCs w:val="24"/>
          <w:lang w:val="en-US"/>
        </w:rPr>
        <w:fldChar w:fldCharType="separate"/>
      </w:r>
      <w:r>
        <w:rPr>
          <w:szCs w:val="24"/>
          <w:lang w:val="en-US"/>
        </w:rPr>
        <w:t>(Durand &amp; Vaara, 2009; Newell &amp; Simon, 1972)</w:t>
      </w:r>
      <w:r>
        <w:rPr>
          <w:szCs w:val="24"/>
          <w:lang w:val="en-US"/>
        </w:rPr>
        <w:fldChar w:fldCharType="end"/>
      </w:r>
      <w:r>
        <w:rPr>
          <w:szCs w:val="24"/>
          <w:lang w:val="en-US"/>
        </w:rPr>
        <w:t xml:space="preserve">. A focus on critical premises helps entrepreneurs engage in counterfactual reasoning, simulating if/then relationships among the premises and how they combine to produce value, enabling entrepreneurs to mentally simulate and explore “What happens if I do this or that?” </w:t>
      </w:r>
      <w:r>
        <w:rPr>
          <w:szCs w:val="24"/>
          <w:lang w:val="en-US"/>
        </w:rPr>
        <w:fldChar w:fldCharType="begin"/>
      </w:r>
      <w:r>
        <w:rPr>
          <w:szCs w:val="24"/>
          <w:lang w:val="en-US"/>
        </w:rPr>
        <w:instrText xml:space="preserve"> ADDIN EN.CITE &lt;EndNote&gt;&lt;Cite&gt;&lt;Author&gt;Schmidhuber&lt;/Author&gt;&lt;Year&gt;2015&lt;/Year&gt;&lt;RecNum&gt;11324&lt;/RecNum&gt;&lt;DisplayText&gt;(Schmidhuber, 2015)&lt;/DisplayText&gt;&lt;record&gt;&lt;rec-number&gt;11324&lt;/rec-number&gt;&lt;foreign-keys&gt;&lt;key app="EN" db-id="v2r9vdr9ks0f9peve5a5zvdoswswaxtprxpw" timestamp="1709511971"&gt;11324&lt;/key&gt;&lt;/foreign-keys&gt;&lt;ref-type name="Journal Article"&gt;17&lt;/ref-type&gt;&lt;contributors&gt;&lt;authors&gt;&lt;author&gt;Schmidhuber, Jürgen&lt;/author&gt;&lt;/authors&gt;&lt;/contributors&gt;&lt;titles&gt;&lt;title&gt;Deep learning in neural networks: An overview&lt;/title&gt;&lt;secondary-title&gt;Neural Networks&lt;/secondary-title&gt;&lt;/titles&gt;&lt;periodical&gt;&lt;full-title&gt;Neural networks&lt;/full-title&gt;&lt;/periodical&gt;&lt;pages&gt;85-117&lt;/pages&gt;&lt;volume&gt;61&lt;/volume&gt;&lt;dates&gt;&lt;year&gt;2015&lt;/year&gt;&lt;/dates&gt;&lt;isbn&gt;0893-6080&lt;/isbn&gt;&lt;urls&gt;&lt;/urls&gt;&lt;/record&gt;&lt;/Cite&gt;&lt;/EndNote&gt;</w:instrText>
      </w:r>
      <w:r>
        <w:rPr>
          <w:szCs w:val="24"/>
          <w:lang w:val="en-US"/>
        </w:rPr>
        <w:fldChar w:fldCharType="separate"/>
      </w:r>
      <w:r>
        <w:rPr>
          <w:szCs w:val="24"/>
          <w:lang w:val="en-US"/>
        </w:rPr>
        <w:t>(Schmidhuber, 2015)</w:t>
      </w:r>
      <w:r>
        <w:rPr>
          <w:szCs w:val="24"/>
          <w:lang w:val="en-US"/>
        </w:rPr>
        <w:fldChar w:fldCharType="end"/>
      </w:r>
      <w:r>
        <w:rPr>
          <w:szCs w:val="24"/>
          <w:lang w:val="en-US"/>
        </w:rPr>
        <w:t xml:space="preserve">. Entrepreneurs’ cognitive flexibility allows them to violate established views about what is critical to create value in the market and to propose a different assemblage of premises that form a contrarian new theory </w:t>
      </w:r>
      <w:r>
        <w:rPr>
          <w:szCs w:val="24"/>
          <w:lang w:val="en-US"/>
        </w:rPr>
        <w:fldChar w:fldCharType="begin"/>
      </w:r>
      <w:r>
        <w:rPr>
          <w:szCs w:val="24"/>
          <w:lang w:val="en-US"/>
        </w:rPr>
        <w:instrText xml:space="preserve"> ADDIN EN.CITE &lt;EndNote&gt;&lt;Cite&gt;&lt;Author&gt;Pearl&lt;/Author&gt;&lt;Year&gt;2018&lt;/Year&gt;&lt;RecNum&gt;11418&lt;/RecNum&gt;&lt;DisplayText&gt;(Baldwin, 2024; DeLanda, 2019; Pearl, 2018)&lt;/DisplayText&gt;&lt;record&gt;&lt;rec-number&gt;11418&lt;/rec-number&gt;&lt;foreign-keys&gt;&lt;key app="EN" db-id="v2r9vdr9ks0f9peve5a5zvdoswswaxtprxpw" timestamp="1711548058"&gt;11418&lt;/key&gt;&lt;/foreign-keys&gt;&lt;ref-type name="Book"&gt;6&lt;/ref-type&gt;&lt;contributors&gt;&lt;authors&gt;&lt;author&gt;Pearl, Judea&lt;/author&gt;&lt;/authors&gt;&lt;/contributors&gt;&lt;titles&gt;&lt;title&gt;The book of why: the new science of cause and effect&lt;/title&gt;&lt;/titles&gt;&lt;dates&gt;&lt;year&gt;2018&lt;/year&gt;&lt;/dates&gt;&lt;pub-location&gt;New York&lt;/pub-location&gt;&lt;publisher&gt;Basic Books&lt;/publisher&gt;&lt;isbn&gt;0465097618&lt;/isbn&gt;&lt;urls&gt;&lt;/urls&gt;&lt;/record&gt;&lt;/Cite&gt;&lt;Cite&gt;&lt;Author&gt;DeLanda&lt;/Author&gt;&lt;Year&gt;2019&lt;/Year&gt;&lt;RecNum&gt;11783&lt;/RecNum&gt;&lt;record&gt;&lt;rec-number&gt;11783&lt;/rec-number&gt;&lt;foreign-keys&gt;&lt;key app="EN" db-id="v2r9vdr9ks0f9peve5a5zvdoswswaxtprxpw" timestamp="1779984210"&gt;11783&lt;/key&gt;&lt;/foreign-keys&gt;&lt;ref-type name="Book"&gt;6&lt;/ref-type&gt;&lt;contributors&gt;&lt;authors&gt;&lt;author&gt;DeLanda, Manuel&lt;/author&gt;&lt;/authors&gt;&lt;/contributors&gt;&lt;titles&gt;&lt;title&gt;A new philosophy of society&lt;/title&gt;&lt;/titles&gt;&lt;dates&gt;&lt;year&gt;2019&lt;/year&gt;&lt;/dates&gt;&lt;pub-location&gt;London&lt;/pub-location&gt;&lt;publisher&gt;Bloomsbury Publishing&lt;/publisher&gt;&lt;urls&gt;&lt;/urls&gt;&lt;/record&gt;&lt;/Cite&gt;&lt;Cite&gt;&lt;Author&gt;Baldwin&lt;/Author&gt;&lt;Year&gt;2024&lt;/Year&gt;&lt;RecNum&gt;11792&lt;/RecNum&gt;&lt;record&gt;&lt;rec-number&gt;11792&lt;/rec-number&gt;&lt;foreign-keys&gt;&lt;key app="EN" db-id="v2r9vdr9ks0f9peve5a5zvdoswswaxtprxpw" timestamp="1780209160"&gt;11792&lt;/key&gt;&lt;/foreign-keys&gt;&lt;ref-type name="Book"&gt;6&lt;/ref-type&gt;&lt;contributors&gt;&lt;authors&gt;&lt;author&gt;Baldwin, Carliss Y&lt;/author&gt;&lt;/authors&gt;&lt;/contributors&gt;&lt;titles&gt;&lt;title&gt;Design rules, Volume 2: How technology shapes organizations&lt;/title&gt;&lt;/titles&gt;&lt;dates&gt;&lt;year&gt;2024&lt;/year&gt;&lt;/dates&gt;&lt;publisher&gt;MIT Press&lt;/publisher&gt;&lt;isbn&gt;0262049333&lt;/isbn&gt;&lt;urls&gt;&lt;/urls&gt;&lt;/record&gt;&lt;/Cite&gt;&lt;/EndNote&gt;</w:instrText>
      </w:r>
      <w:r>
        <w:rPr>
          <w:szCs w:val="24"/>
          <w:lang w:val="en-US"/>
        </w:rPr>
        <w:fldChar w:fldCharType="separate"/>
      </w:r>
      <w:r>
        <w:rPr>
          <w:szCs w:val="24"/>
          <w:lang w:val="en-US"/>
        </w:rPr>
        <w:t>(Baldwin, 2024; DeLanda, 2019; Pearl, 2018)</w:t>
      </w:r>
      <w:r>
        <w:rPr>
          <w:szCs w:val="24"/>
          <w:lang w:val="en-US"/>
        </w:rPr>
        <w:fldChar w:fldCharType="end"/>
      </w:r>
      <w:r>
        <w:rPr>
          <w:szCs w:val="24"/>
          <w:lang w:val="en-US"/>
        </w:rPr>
        <w:t>.</w:t>
      </w:r>
    </w:p>
    <w:p w14:paraId="62B6CD7C" w14:textId="77777777" w:rsidR="00C23701" w:rsidRPr="00AC508C" w:rsidRDefault="00C23701" w:rsidP="00831F94">
      <w:pPr>
        <w:rPr>
          <w:lang w:val="en-US"/>
        </w:rPr>
      </w:pPr>
    </w:p>
    <w:p w14:paraId="6F201EE0" w14:textId="01DB5DBF" w:rsidR="00A713B0" w:rsidRPr="00AC508C" w:rsidRDefault="00AB4CC9" w:rsidP="00831F94">
      <w:pPr>
        <w:pStyle w:val="berschrift3"/>
        <w:rPr>
          <w:lang w:val="en-US"/>
        </w:rPr>
      </w:pPr>
      <w:r>
        <w:rPr>
          <w:lang w:val="en-US"/>
        </w:rPr>
        <w:t>Arguments for narrow theories with few premises</w:t>
      </w:r>
    </w:p>
    <w:p w14:paraId="733B82FE" w14:textId="59D8554B" w:rsidR="00A713B0" w:rsidRPr="00AC508C" w:rsidRDefault="00A713B0" w:rsidP="00A713B0">
      <w:pPr>
        <w:rPr>
          <w:lang w:val="en-US"/>
        </w:rPr>
      </w:pPr>
      <w:r>
        <w:rPr>
          <w:lang w:val="en-US"/>
        </w:rPr>
        <w:t xml:space="preserve">From </w:t>
      </w:r>
      <w:r>
        <w:rPr>
          <w:lang w:val="en-US"/>
        </w:rPr>
        <w:fldChar w:fldCharType="begin"/>
      </w:r>
      <w:r>
        <w:rPr>
          <w:lang w:val="en-US"/>
        </w:rPr>
        <w:instrText xml:space="preserve"> ADDIN EN.CITE &lt;EndNote&gt;&lt;Cite&gt;&lt;Author&gt;Felin&lt;/Author&gt;&lt;Year&gt;2017&lt;/Year&gt;&lt;RecNum&gt;1774&lt;/RecNum&gt;&lt;Pages&gt;263&lt;/Pages&gt;&lt;DisplayText&gt;(Felin &amp;amp; Zenger, 2017: 263)&lt;/DisplayText&gt;&lt;record&gt;&lt;rec-number&gt;1774&lt;/rec-number&gt;&lt;foreign-keys&gt;&lt;key app="EN" db-id="90xapazwg5x5reewpvbv29r1tpaswrf2azpa" timestamp="1787387341"&gt;1774&lt;/key&gt;&lt;/foreign-keys&gt;&lt;ref-type name="Journal Article"&gt;17&lt;/ref-type&gt;&lt;contributors&gt;&lt;authors&gt;&lt;author&gt;Felin, Teppo&lt;/author&gt;&lt;author&gt;Zenger, Todd R&lt;/author&gt;&lt;/authors&gt;&lt;/contributors&gt;&lt;titles&gt;&lt;title&gt;The theory-based view: Economic actors as theorists&lt;/title&gt;&lt;secondary-title&gt;Strategy Science&lt;/secondary-title&gt;&lt;/titles&gt;&lt;periodical&gt;&lt;full-title&gt;Strategy Science&lt;/full-title&gt;&lt;/periodical&gt;&lt;pages&gt;258-271&lt;/pages&gt;&lt;volume&gt;2&lt;/volume&gt;&lt;number&gt;4&lt;/number&gt;&lt;dates&gt;&lt;year&gt;2017&lt;/year&gt;&lt;/dates&gt;&lt;isbn&gt;2333-2050&lt;/isbn&gt;&lt;urls&gt;&lt;/urls&gt;&lt;/record&gt;&lt;/Cite&gt;&lt;/EndNote&gt;</w:instrText>
      </w:r>
      <w:r>
        <w:rPr>
          <w:lang w:val="en-US"/>
        </w:rPr>
        <w:fldChar w:fldCharType="separate"/>
      </w:r>
      <w:r>
        <w:rPr>
          <w:noProof/>
          <w:lang w:val="en-US"/>
        </w:rPr>
        <w:t>(Felin &amp; Zenger, 2017: 263)</w:t>
      </w:r>
      <w:r>
        <w:rPr>
          <w:lang w:val="en-US"/>
        </w:rPr>
        <w:fldChar w:fldCharType="end"/>
      </w:r>
      <w:r>
        <w:rPr>
          <w:lang w:val="en-US"/>
        </w:rPr>
        <w:t xml:space="preserve">: Valuable theories are simple and elegant: Better </w:t>
      </w:r>
      <w:r>
        <w:rPr>
          <w:lang w:val="en-US"/>
        </w:rPr>
        <w:lastRenderedPageBreak/>
        <w:t>theories explain and predict more with less. For the same reason that one-to-one maps of reality are useless, valuable theories must be parsimonious and simple. As Aristotle suggests in Posterior Analytics, better scientific theories demonstrate and derive more “from fewer postulates or hypotheses” (McKeon 1941, p. 150). In a similar manner, better economic theories of value demand fewer variables, central choices, or conceptual levers to unveil far-reaching consequences for value creation. Simpler theories provide greater clarity to the choice of strategic actions.</w:t>
      </w:r>
    </w:p>
    <w:p w14:paraId="6A281900" w14:textId="77777777" w:rsidR="00D54427" w:rsidRPr="00AC508C" w:rsidRDefault="00D54427" w:rsidP="00A713B0">
      <w:pPr>
        <w:rPr>
          <w:lang w:val="en-US"/>
        </w:rPr>
      </w:pPr>
    </w:p>
    <w:p w14:paraId="768AAB66" w14:textId="03567E8F" w:rsidR="00D54427" w:rsidRPr="00AC508C" w:rsidRDefault="00D54427" w:rsidP="00A713B0">
      <w:pPr>
        <w:rPr>
          <w:lang w:val="en-US"/>
        </w:rPr>
      </w:pPr>
      <w:r>
        <w:rPr>
          <w:lang w:val="en-US"/>
        </w:rPr>
        <w:t xml:space="preserve">Defintion of premises: see definition provided in the intro and: or the problems and questions that need to be overcome for the theory to create value </w:t>
      </w:r>
      <w:r>
        <w:rPr>
          <w:lang w:val="en-US"/>
        </w:rPr>
        <w:fldChar w:fldCharType="begin"/>
      </w:r>
      <w:r>
        <w:rPr>
          <w:lang w:val="en-US"/>
        </w:rPr>
        <w:instrText xml:space="preserve"> ADDIN EN.CITE &lt;EndNote&gt;&lt;Cite&gt;&lt;Author&gt;Felin&lt;/Author&gt;&lt;Year&gt;2017&lt;/Year&gt;&lt;RecNum&gt;1774&lt;/RecNum&gt;&lt;DisplayText&gt;(Felin &amp;amp; Zenger, 2017)&lt;/DisplayText&gt;&lt;record&gt;&lt;rec-number&gt;1774&lt;/rec-number&gt;&lt;foreign-keys&gt;&lt;key app="EN" db-id="90xapazwg5x5reewpvbv29r1tpaswrf2azpa" timestamp="1787387341"&gt;1774&lt;/key&gt;&lt;/foreign-keys&gt;&lt;ref-type name="Journal Article"&gt;17&lt;/ref-type&gt;&lt;contributors&gt;&lt;authors&gt;&lt;author&gt;Felin, Teppo&lt;/author&gt;&lt;author&gt;Zenger, Todd R&lt;/author&gt;&lt;/authors&gt;&lt;/contributors&gt;&lt;titles&gt;&lt;title&gt;The theory-based view: Economic actors as theorists&lt;/title&gt;&lt;secondary-title&gt;Strategy Science&lt;/secondary-title&gt;&lt;/titles&gt;&lt;periodical&gt;&lt;full-title&gt;Strategy Science&lt;/full-title&gt;&lt;/periodical&gt;&lt;pages&gt;258-271&lt;/pages&gt;&lt;volume&gt;2&lt;/volume&gt;&lt;number&gt;4&lt;/number&gt;&lt;dates&gt;&lt;year&gt;2017&lt;/year&gt;&lt;/dates&gt;&lt;isbn&gt;2333-2050&lt;/isbn&gt;&lt;urls&gt;&lt;/urls&gt;&lt;/record&gt;&lt;/Cite&gt;&lt;/EndNote&gt;</w:instrText>
      </w:r>
      <w:r>
        <w:rPr>
          <w:lang w:val="en-US"/>
        </w:rPr>
        <w:fldChar w:fldCharType="separate"/>
      </w:r>
      <w:r>
        <w:rPr>
          <w:noProof/>
          <w:lang w:val="en-US"/>
        </w:rPr>
        <w:t>(Felin &amp; Zenger, 2017)</w:t>
      </w:r>
      <w:r>
        <w:rPr>
          <w:lang w:val="en-US"/>
        </w:rPr>
        <w:fldChar w:fldCharType="end"/>
      </w:r>
    </w:p>
    <w:p w14:paraId="38BD48B3" w14:textId="77777777" w:rsidR="00AB4CC9" w:rsidRPr="00AC508C" w:rsidRDefault="00A713B0" w:rsidP="00AB4CC9">
      <w:pPr>
        <w:rPr>
          <w:lang w:val="en-US"/>
        </w:rPr>
      </w:pPr>
      <w:r>
        <w:rPr>
          <w:lang w:val="en-US"/>
        </w:rPr>
        <w:t xml:space="preserve">From Zellweger &amp; Djokovic, submitted: Narrow entrepreneurial theories specify few premises. While narrow theories constrain the search space and thus make learning more efficient, very narrow theories leave critical preconditions for value creation unaddressed. </w:t>
      </w:r>
    </w:p>
    <w:p w14:paraId="5D278E5D" w14:textId="77777777" w:rsidR="00AB4CC9" w:rsidRPr="00AC508C" w:rsidRDefault="00AB4CC9" w:rsidP="00AB4CC9">
      <w:pPr>
        <w:rPr>
          <w:lang w:val="en-US"/>
        </w:rPr>
      </w:pPr>
    </w:p>
    <w:p w14:paraId="563EDF94" w14:textId="011CD83D" w:rsidR="00AB4CC9" w:rsidRPr="00AC508C" w:rsidRDefault="00AB4CC9" w:rsidP="00AB4CC9">
      <w:pPr>
        <w:rPr>
          <w:lang w:val="en-US"/>
        </w:rPr>
      </w:pPr>
      <w:r>
        <w:rPr>
          <w:lang w:val="en-US"/>
        </w:rPr>
        <w:t>The problem of very broad theories is that they are overspecified and thus lose the very properties that makes premises useful in the first place—namely, constraining the search space and limiting the number of causal relationships to be learned.</w:t>
      </w:r>
    </w:p>
    <w:p w14:paraId="4514261A" w14:textId="77777777" w:rsidR="00AB4CC9" w:rsidRPr="00AC508C" w:rsidRDefault="00AB4CC9" w:rsidP="00AB4CC9">
      <w:pPr>
        <w:rPr>
          <w:rFonts w:eastAsia="Times New Roman" w:cs="Times New Roman"/>
          <w:szCs w:val="24"/>
          <w:lang w:val="en-US"/>
        </w:rPr>
      </w:pPr>
      <w:r>
        <w:rPr>
          <w:lang w:val="en-US"/>
        </w:rPr>
        <w:t>W</w:t>
      </w:r>
      <w:r>
        <w:rPr>
          <w:rFonts w:eastAsia="Times New Roman" w:cs="Times New Roman"/>
          <w:szCs w:val="24"/>
          <w:lang w:val="en-US"/>
        </w:rPr>
        <w:t xml:space="preserve">hen premises proliferate, the number of conceivable causal relationships among them and with value grows exponentially, resulting in the </w:t>
      </w:r>
      <w:r>
        <w:rPr>
          <w:szCs w:val="24"/>
          <w:lang w:val="en-US"/>
        </w:rPr>
        <w:t xml:space="preserve">“curse of dimensionality,” characterized by the explosive growth of the state space and causal relationships to be learned </w:t>
      </w:r>
      <w:r>
        <w:rPr>
          <w:szCs w:val="24"/>
          <w:lang w:val="en-US"/>
        </w:rPr>
        <w:fldChar w:fldCharType="begin"/>
      </w:r>
      <w:r>
        <w:rPr>
          <w:szCs w:val="24"/>
          <w:lang w:val="en-US"/>
        </w:rPr>
        <w:instrText xml:space="preserve"> ADDIN EN.CITE &lt;EndNote&gt;&lt;Cite&gt;&lt;Author&gt;Bellman&lt;/Author&gt;&lt;Year&gt;1961&lt;/Year&gt;&lt;RecNum&gt;11797&lt;/RecNum&gt;&lt;DisplayText&gt;(Bellman, 1961)&lt;/DisplayText&gt;&lt;record&gt;&lt;rec-number&gt;11797&lt;/rec-number&gt;&lt;foreign-keys&gt;&lt;key app="EN" db-id="v2r9vdr9ks0f9peve5a5zvdoswswaxtprxpw" timestamp="1782284265"&gt;11797&lt;/key&gt;&lt;/foreign-keys&gt;&lt;ref-type name="Book"&gt;6&lt;/ref-type&gt;&lt;contributors&gt;&lt;authors&gt;&lt;author&gt;Bellman, R.&lt;/author&gt;&lt;/authors&gt;&lt;/contributors&gt;&lt;titles&gt;&lt;title&gt;Adaptive Control Processes: A Guided Tour&lt;/title&gt;&lt;/titles&gt;&lt;dates&gt;&lt;year&gt;1961&lt;/year&gt;&lt;/dates&gt;&lt;pub-location&gt;New Jersey&lt;/pub-location&gt;&lt;publisher&gt;Princeton University Press&lt;/publisher&gt;&lt;urls&gt;&lt;/urls&gt;&lt;/record&gt;&lt;/Cite&gt;&lt;/EndNote&gt;</w:instrText>
      </w:r>
      <w:r>
        <w:rPr>
          <w:szCs w:val="24"/>
          <w:lang w:val="en-US"/>
        </w:rPr>
        <w:fldChar w:fldCharType="separate"/>
      </w:r>
      <w:r>
        <w:rPr>
          <w:szCs w:val="24"/>
          <w:lang w:val="en-US"/>
        </w:rPr>
        <w:t>(Bellman, 1961)</w:t>
      </w:r>
      <w:r>
        <w:rPr>
          <w:szCs w:val="24"/>
          <w:lang w:val="en-US"/>
        </w:rPr>
        <w:fldChar w:fldCharType="end"/>
      </w:r>
      <w:r>
        <w:rPr>
          <w:szCs w:val="24"/>
          <w:lang w:val="en-US"/>
        </w:rPr>
        <w:t xml:space="preserve">. The problem is that </w:t>
      </w:r>
      <w:r>
        <w:rPr>
          <w:rFonts w:eastAsia="Times New Roman" w:cs="Times New Roman"/>
          <w:szCs w:val="24"/>
          <w:lang w:val="en-US"/>
        </w:rPr>
        <w:t xml:space="preserve">human short-term memory is capable of processing only a small number of information chunks in parallel such that the span of any system the human mind can learn is severely constrained </w:t>
      </w:r>
      <w:r>
        <w:rPr>
          <w:rFonts w:eastAsia="Times New Roman" w:cs="Times New Roman"/>
          <w:szCs w:val="24"/>
          <w:lang w:val="en-US"/>
        </w:rPr>
        <w:fldChar w:fldCharType="begin"/>
      </w:r>
      <w:r>
        <w:rPr>
          <w:rFonts w:eastAsia="Times New Roman" w:cs="Times New Roman"/>
          <w:szCs w:val="24"/>
          <w:lang w:val="en-US"/>
        </w:rPr>
        <w:instrText xml:space="preserve"> ADDIN EN.CITE &lt;EndNote&gt;&lt;Cite&gt;&lt;Author&gt;Yue&lt;/Author&gt;&lt;Year&gt;2025&lt;/Year&gt;&lt;RecNum&gt;11780&lt;/RecNum&gt;&lt;DisplayText&gt;(Cowan, 2001; Yue, Newton, &amp;amp; Marois, 2025)&lt;/DisplayText&gt;&lt;record&gt;&lt;rec-number&gt;11780&lt;/rec-number&gt;&lt;foreign-keys&gt;&lt;key app="EN" db-id="v2r9vdr9ks0f9peve5a5zvdoswswaxtprxpw" timestamp="1779430300"&gt;11780&lt;/key&gt;&lt;/foreign-keys&gt;&lt;ref-type name="Journal Article"&gt;17&lt;/ref-type&gt;&lt;contributors&gt;&lt;authors&gt;&lt;author&gt;Yue, Qiuhai&lt;/author&gt;&lt;author&gt;Newton, Allen T&lt;/author&gt;&lt;author&gt;Marois, René&lt;/author&gt;&lt;/authors&gt;&lt;/contributors&gt;&lt;titles&gt;&lt;title&gt;Ultrafast fMRI reveals serial queuing of information processing during multitasking in the human brain&lt;/title&gt;&lt;secondary-title&gt;Nature Communications&lt;/secondary-title&gt;&lt;/titles&gt;&lt;periodical&gt;&lt;full-title&gt;Nature communications&lt;/full-title&gt;&lt;/periodical&gt;&lt;pages&gt;3057&lt;/pages&gt;&lt;volume&gt;16&lt;/volume&gt;&lt;number&gt;1&lt;/number&gt;&lt;dates&gt;&lt;year&gt;2025&lt;/year&gt;&lt;/dates&gt;&lt;isbn&gt;2041-1723&lt;/isbn&gt;&lt;urls&gt;&lt;/urls&gt;&lt;/record&gt;&lt;/Cite&gt;&lt;Cite&gt;&lt;Author&gt;Cowan&lt;/Author&gt;&lt;Year&gt;2001&lt;/Year&gt;&lt;RecNum&gt;11782&lt;/RecNum&gt;&lt;record&gt;&lt;rec-number&gt;11782&lt;/rec-number&gt;&lt;foreign-keys&gt;&lt;key app="EN" db-id="v2r9vdr9ks0f9peve5a5zvdoswswaxtprxpw" timestamp="1779557942"&gt;11782&lt;/key&gt;&lt;/foreign-keys&gt;&lt;ref-type name="Journal Article"&gt;17&lt;/ref-type&gt;&lt;contributors&gt;&lt;authors&gt;&lt;author&gt;Cowan, Nelson&lt;/author&gt;&lt;/authors&gt;&lt;/contributors&gt;&lt;titles&gt;&lt;title&gt;The magical number 4 in short-term memory: A reconsideration of mental storage capacity&lt;/title&gt;&lt;secondary-title&gt;Behavioral and Brain Sciences&lt;/secondary-title&gt;&lt;/titles&gt;&lt;periodical&gt;&lt;full-title&gt;Behavioral and brain sciences&lt;/full-title&gt;&lt;/periodical&gt;&lt;pages&gt;87-114&lt;/pages&gt;&lt;volume&gt;24&lt;/volume&gt;&lt;number&gt;1&lt;/number&gt;&lt;dates&gt;&lt;year&gt;2001&lt;/year&gt;&lt;/dates&gt;&lt;isbn&gt;1469-1825&lt;/isbn&gt;&lt;urls&gt;&lt;/urls&gt;&lt;/record&gt;&lt;/Cite&gt;&lt;/EndNote&gt;</w:instrText>
      </w:r>
      <w:r>
        <w:rPr>
          <w:rFonts w:eastAsia="Times New Roman" w:cs="Times New Roman"/>
          <w:szCs w:val="24"/>
          <w:lang w:val="en-US"/>
        </w:rPr>
        <w:fldChar w:fldCharType="separate"/>
      </w:r>
      <w:r>
        <w:rPr>
          <w:rFonts w:eastAsia="Times New Roman" w:cs="Times New Roman"/>
          <w:szCs w:val="24"/>
          <w:lang w:val="en-US"/>
        </w:rPr>
        <w:t>(Cowan, 2001; Yue, Newton, &amp; Marois, 2025)</w:t>
      </w:r>
      <w:r>
        <w:rPr>
          <w:rFonts w:eastAsia="Times New Roman" w:cs="Times New Roman"/>
          <w:szCs w:val="24"/>
          <w:lang w:val="en-US"/>
        </w:rPr>
        <w:fldChar w:fldCharType="end"/>
      </w:r>
      <w:r>
        <w:rPr>
          <w:rFonts w:eastAsia="Times New Roman" w:cs="Times New Roman"/>
          <w:szCs w:val="24"/>
          <w:lang w:val="en-US"/>
        </w:rPr>
        <w:t>. In consequence, very broad theories collide with the limits of human cognition.</w:t>
      </w:r>
    </w:p>
    <w:p w14:paraId="65FC1D72" w14:textId="328E57B9" w:rsidR="00AB4CC9" w:rsidRPr="00AC508C" w:rsidRDefault="00AB4CC9" w:rsidP="00831F94">
      <w:pPr>
        <w:rPr>
          <w:rFonts w:eastAsia="Times New Roman" w:cs="Times New Roman"/>
          <w:i/>
          <w:iCs/>
          <w:szCs w:val="24"/>
          <w:lang w:val="en-US"/>
        </w:rPr>
      </w:pPr>
      <w:r>
        <w:rPr>
          <w:rFonts w:eastAsia="Times New Roman" w:cs="Times New Roman"/>
          <w:szCs w:val="24"/>
          <w:lang w:val="en-US"/>
        </w:rPr>
        <w:t xml:space="preserve">Returning to the sportscar example, a very broad theory might enumerate a large </w:t>
      </w:r>
      <w:r>
        <w:rPr>
          <w:rFonts w:eastAsia="Times New Roman" w:cs="Times New Roman"/>
          <w:szCs w:val="24"/>
          <w:lang w:val="en-US"/>
        </w:rPr>
        <w:lastRenderedPageBreak/>
        <w:t xml:space="preserve">number of premises, including secondary ones, such as seat ergonomics, paint options, infotainment features, charging cable design, dealership atmosphere, and roadside assistance provisions, which likely play a subordinate role for the sportscar to be valuable in the market. The entrepreneur must then learn among an exploding set of candidate causal relationships rather than a focused set of critical premises about what must hold for value creation. When feedback arrives from the market, the search among the proliferating premises and causal relationships overwhelms the attribution of errors to the appropriate part of the theory. In turn, the theory is no longer tractable for the entrepreneur. </w:t>
      </w:r>
    </w:p>
    <w:p w14:paraId="3C2ECD0E" w14:textId="77777777" w:rsidR="00AB4CC9" w:rsidRPr="00AC508C" w:rsidRDefault="00AB4CC9" w:rsidP="00AB4CC9">
      <w:pPr>
        <w:spacing w:line="240" w:lineRule="auto"/>
        <w:ind w:left="709" w:firstLine="0"/>
        <w:rPr>
          <w:i/>
          <w:iCs/>
          <w:lang w:val="en-US"/>
        </w:rPr>
      </w:pPr>
    </w:p>
    <w:p w14:paraId="3B464482" w14:textId="0335D0BA" w:rsidR="00AB4CC9" w:rsidRPr="00AC508C" w:rsidRDefault="00AB4CC9" w:rsidP="00831F94">
      <w:pPr>
        <w:pStyle w:val="berschrift3"/>
        <w:rPr>
          <w:lang w:val="en-US"/>
        </w:rPr>
      </w:pPr>
      <w:r>
        <w:rPr>
          <w:lang w:val="en-US"/>
        </w:rPr>
        <w:t>Arguments for broad theories with many premises</w:t>
      </w:r>
    </w:p>
    <w:p w14:paraId="63EEABE0" w14:textId="2BE35E8C" w:rsidR="00AB4CC9" w:rsidRPr="00AC508C" w:rsidRDefault="00AB4CC9" w:rsidP="00AB4CC9">
      <w:pPr>
        <w:rPr>
          <w:lang w:val="en-US"/>
        </w:rPr>
      </w:pPr>
      <w:r>
        <w:rPr>
          <w:lang w:val="en-US"/>
        </w:rPr>
        <w:t xml:space="preserve">From Zellweger &amp; Djokovic, submitted: Broad theories cover an extensive catalogue of premises on all sorts of contingencies, trying to embrace a vast array of conceivable conditions and circumstances that may have some bearing on the theories’ value. Broad theories with a vast set of premises may appear thorough and complete, reflecting entrepreneurs’ impetus to hedge their bets in the face of uncertainty </w:t>
      </w:r>
      <w:r>
        <w:rPr>
          <w:lang w:val="en-US"/>
        </w:rPr>
        <w:fldChar w:fldCharType="begin"/>
      </w:r>
      <w:r>
        <w:rPr>
          <w:lang w:val="en-US"/>
        </w:rPr>
        <w:instrText xml:space="preserve"> ADDIN EN.CITE &lt;EndNote&gt;&lt;Cite&gt;&lt;Author&gt;Adams&lt;/Author&gt;&lt;Year&gt;2021&lt;/Year&gt;&lt;RecNum&gt;11327&lt;/RecNum&gt;&lt;DisplayText&gt;(Adams, Converse, Hales, &amp;amp; Klotz, 2021)&lt;/DisplayText&gt;&lt;record&gt;&lt;rec-number&gt;11327&lt;/rec-number&gt;&lt;foreign-keys&gt;&lt;key app="EN" db-id="v2r9vdr9ks0f9peve5a5zvdoswswaxtprxpw" timestamp="1709574058"&gt;11327&lt;/key&gt;&lt;/foreign-keys&gt;&lt;ref-type name="Journal Article"&gt;17&lt;/ref-type&gt;&lt;contributors&gt;&lt;authors&gt;&lt;author&gt;Adams, Gabrielle S&lt;/author&gt;&lt;author&gt;Converse, Benjamin A&lt;/author&gt;&lt;author&gt;Hales, Andrew H&lt;/author&gt;&lt;author&gt;Klotz, Leidy E&lt;/author&gt;&lt;/authors&gt;&lt;/contributors&gt;&lt;titles&gt;&lt;title&gt;People systematically overlook subtractive changes&lt;/title&gt;&lt;secondary-title&gt;Nature&lt;/secondary-title&gt;&lt;/titles&gt;&lt;periodical&gt;&lt;full-title&gt;Nature&lt;/full-title&gt;&lt;/periodical&gt;&lt;pages&gt;258-261&lt;/pages&gt;&lt;volume&gt;592&lt;/volume&gt;&lt;number&gt;7853&lt;/number&gt;&lt;dates&gt;&lt;year&gt;2021&lt;/year&gt;&lt;/dates&gt;&lt;isbn&gt;0028-0836&lt;/isbn&gt;&lt;urls&gt;&lt;/urls&gt;&lt;/record&gt;&lt;/Cite&gt;&lt;/EndNote&gt;</w:instrText>
      </w:r>
      <w:r>
        <w:rPr>
          <w:lang w:val="en-US"/>
        </w:rPr>
        <w:fldChar w:fldCharType="separate"/>
      </w:r>
      <w:r>
        <w:rPr>
          <w:lang w:val="en-US"/>
        </w:rPr>
        <w:t>(Adams, Converse, Hales, &amp; Klotz, 2021)</w:t>
      </w:r>
      <w:r>
        <w:rPr>
          <w:lang w:val="en-US"/>
        </w:rPr>
        <w:fldChar w:fldCharType="end"/>
      </w:r>
      <w:r>
        <w:rPr>
          <w:lang w:val="en-US"/>
        </w:rPr>
        <w:t>.</w:t>
      </w:r>
    </w:p>
    <w:p w14:paraId="0F683E33" w14:textId="77777777" w:rsidR="00AB4CC9" w:rsidRPr="00AC508C" w:rsidRDefault="00AB4CC9" w:rsidP="00AB4CC9">
      <w:pPr>
        <w:rPr>
          <w:lang w:val="en-US"/>
        </w:rPr>
      </w:pPr>
    </w:p>
    <w:p w14:paraId="7018670A" w14:textId="789CDD1B" w:rsidR="00AB4CC9" w:rsidRPr="00AC508C" w:rsidRDefault="00AB4CC9" w:rsidP="00AB4CC9">
      <w:pPr>
        <w:rPr>
          <w:lang w:val="en-US"/>
        </w:rPr>
      </w:pPr>
      <w:r>
        <w:rPr>
          <w:lang w:val="en-US"/>
        </w:rPr>
        <w:t xml:space="preserve">From Zellweger &amp; Djokovic, submitted: When an entrepreneur disregards critical premises, important bottlenecks are overlooked, and the resulting theory provides an underspecified causal mental model (Dong et al., 2016; Eisenhardt &amp; Bingham, 2017). </w:t>
      </w:r>
      <w:r>
        <w:rPr>
          <w:rFonts w:eastAsia="Times New Roman" w:cs="Times New Roman"/>
          <w:szCs w:val="24"/>
          <w:lang w:val="en-US"/>
        </w:rPr>
        <w:t xml:space="preserve">The consequence is an entrepreneurial theory with blind spots that </w:t>
      </w:r>
      <w:r>
        <w:rPr>
          <w:rFonts w:cs="Times New Roman"/>
          <w:szCs w:val="24"/>
          <w:lang w:val="en-US"/>
        </w:rPr>
        <w:t xml:space="preserve">overlooks important facets of the problem the entrepreneur seeks to solve in the market </w:t>
      </w:r>
      <w:r>
        <w:rPr>
          <w:rFonts w:cs="Times New Roman"/>
          <w:szCs w:val="24"/>
          <w:lang w:val="en-US"/>
        </w:rPr>
        <w:fldChar w:fldCharType="begin"/>
      </w:r>
      <w:r>
        <w:rPr>
          <w:rFonts w:cs="Times New Roman"/>
          <w:szCs w:val="24"/>
          <w:lang w:val="en-US"/>
        </w:rPr>
        <w:instrText xml:space="preserve"> ADDIN EN.CITE &lt;EndNote&gt;&lt;Cite&gt;&lt;Author&gt;Nisbett&lt;/Author&gt;&lt;Year&gt;1980&lt;/Year&gt;&lt;RecNum&gt;10860&lt;/RecNum&gt;&lt;DisplayText&gt;(Nickerson &amp;amp; Zenger, 2004; Nisbett &amp;amp; Ross, 1980)&lt;/DisplayText&gt;&lt;record&gt;&lt;rec-number&gt;10860&lt;/rec-number&gt;&lt;foreign-keys&gt;&lt;key app="EN" db-id="v2r9vdr9ks0f9peve5a5zvdoswswaxtprxpw" timestamp="1590649994"&gt;10860&lt;/key&gt;&lt;/foreign-keys&gt;&lt;ref-type name="Book"&gt;6&lt;/ref-type&gt;&lt;contributors&gt;&lt;authors&gt;&lt;author&gt;Nisbett, Richard E&lt;/author&gt;&lt;author&gt;Ross, Lee&lt;/author&gt;&lt;/authors&gt;&lt;/contributors&gt;&lt;titles&gt;&lt;title&gt;Human inference: Strategies and shortcomings of social judgment&lt;/title&gt;&lt;/titles&gt;&lt;dates&gt;&lt;year&gt;1980&lt;/year&gt;&lt;/dates&gt;&lt;pub-location&gt;Englewood Cliffs, NJ&lt;/pub-location&gt;&lt;publisher&gt;Prentice-Hall&lt;/publisher&gt;&lt;urls&gt;&lt;/urls&gt;&lt;/record&gt;&lt;/Cite&gt;&lt;Cite&gt;&lt;Author&gt;Nickerson&lt;/Author&gt;&lt;Year&gt;2004&lt;/Year&gt;&lt;RecNum&gt;11661&lt;/RecNum&gt;&lt;record&gt;&lt;rec-number&gt;11661&lt;/rec-number&gt;&lt;foreign-keys&gt;&lt;key app="EN" db-id="v2r9vdr9ks0f9peve5a5zvdoswswaxtprxpw" timestamp="1748508122"&gt;11661&lt;/key&gt;&lt;/foreign-keys&gt;&lt;ref-type name="Journal Article"&gt;17&lt;/ref-type&gt;&lt;contributors&gt;&lt;authors&gt;&lt;author&gt;Nickerson, Jack A&lt;/author&gt;&lt;author&gt;Zenger, Todd R&lt;/author&gt;&lt;/authors&gt;&lt;/contributors&gt;&lt;titles&gt;&lt;title&gt;A knowledge-based theory of the firm—The problem-solving perspective&lt;/title&gt;&lt;secondary-title&gt;Organization Science&lt;/secondary-title&gt;&lt;/titles&gt;&lt;periodical&gt;&lt;full-title&gt;Organization science&lt;/full-title&gt;&lt;/periodical&gt;&lt;pages&gt;617-632&lt;/pages&gt;&lt;volume&gt;15&lt;/volume&gt;&lt;number&gt;6&lt;/number&gt;&lt;dates&gt;&lt;year&gt;2004&lt;/year&gt;&lt;/dates&gt;&lt;isbn&gt;1047-7039&lt;/isbn&gt;&lt;urls&gt;&lt;/urls&gt;&lt;/record&gt;&lt;/Cite&gt;&lt;/EndNote&gt;</w:instrText>
      </w:r>
      <w:r>
        <w:rPr>
          <w:rFonts w:cs="Times New Roman"/>
          <w:szCs w:val="24"/>
          <w:lang w:val="en-US"/>
        </w:rPr>
        <w:fldChar w:fldCharType="separate"/>
      </w:r>
      <w:r>
        <w:rPr>
          <w:rFonts w:cs="Times New Roman"/>
          <w:szCs w:val="24"/>
          <w:lang w:val="en-US"/>
        </w:rPr>
        <w:t>(Nickerson &amp; Zenger, 2004; Nisbett &amp; Ross, 1980)</w:t>
      </w:r>
      <w:r>
        <w:rPr>
          <w:rFonts w:cs="Times New Roman"/>
          <w:szCs w:val="24"/>
          <w:lang w:val="en-US"/>
        </w:rPr>
        <w:fldChar w:fldCharType="end"/>
      </w:r>
      <w:r>
        <w:rPr>
          <w:rFonts w:cs="Times New Roman"/>
          <w:szCs w:val="24"/>
          <w:lang w:val="en-US"/>
        </w:rPr>
        <w:t>.</w:t>
      </w:r>
    </w:p>
    <w:p w14:paraId="4FCD0331" w14:textId="164D67A8" w:rsidR="00A713B0" w:rsidRPr="00AC508C" w:rsidRDefault="00AB4CC9" w:rsidP="00831F94">
      <w:pPr>
        <w:rPr>
          <w:rFonts w:eastAsia="Times New Roman" w:cs="Times New Roman"/>
          <w:i/>
          <w:iCs/>
          <w:szCs w:val="24"/>
          <w:lang w:val="en-US"/>
        </w:rPr>
      </w:pPr>
      <w:r>
        <w:rPr>
          <w:lang w:val="en-US"/>
        </w:rPr>
        <w:t xml:space="preserve">Returning to the sportscar example, if the entrepreneur reduced the theory to a single premise about an electric powertrain, they would likely miss further premises, such as agile steering and social media campaigns, that together define what city dwellers actually look for. When the rollout of the car disappoints, the feedback from the market cannot be mapped onto </w:t>
      </w:r>
      <w:r>
        <w:rPr>
          <w:lang w:val="en-US"/>
        </w:rPr>
        <w:lastRenderedPageBreak/>
        <w:t xml:space="preserve">a set of premises, prohibiting the entrepreneur from determining whether the failure implicates the powertrain, sales channel, or some other part of the theory. The entrepreneur receives undifferentiated feedback as the theory lacks the resolution to identify which premise to revise. </w:t>
      </w:r>
    </w:p>
    <w:p w14:paraId="08410BC3" w14:textId="77777777" w:rsidR="00AB4CC9" w:rsidRPr="00AC508C" w:rsidRDefault="00AB4CC9" w:rsidP="00AB4CC9">
      <w:pPr>
        <w:rPr>
          <w:rFonts w:eastAsia="Times New Roman" w:cs="Times New Roman"/>
          <w:i/>
          <w:iCs/>
          <w:szCs w:val="24"/>
          <w:lang w:val="en-US"/>
        </w:rPr>
      </w:pPr>
    </w:p>
    <w:p w14:paraId="1803EE42" w14:textId="77777777" w:rsidR="00831F94" w:rsidRPr="00AC508C" w:rsidRDefault="00831F94" w:rsidP="00831F94">
      <w:pPr>
        <w:rPr>
          <w:rFonts w:eastAsia="Times New Roman" w:cs="Times New Roman"/>
          <w:szCs w:val="24"/>
          <w:lang w:val="en-US"/>
        </w:rPr>
      </w:pPr>
      <w:r>
        <w:rPr>
          <w:rFonts w:eastAsia="Times New Roman" w:cs="Times New Roman"/>
          <w:szCs w:val="24"/>
          <w:lang w:val="en-US"/>
        </w:rPr>
        <w:t xml:space="preserve">In search for a productive middle ground between very narrow and very broad theories, we propose that entrepreneurial theories that effectively support learning balance theory parsimony (by being narrow and considering only few critical premises) against theory comprehensiveness (by being broad and containing many premises) </w:t>
      </w:r>
      <w:r>
        <w:rPr>
          <w:rFonts w:eastAsia="Times New Roman" w:cs="Times New Roman"/>
          <w:szCs w:val="24"/>
          <w:lang w:val="en-US"/>
        </w:rPr>
        <w:fldChar w:fldCharType="begin"/>
      </w:r>
      <w:r>
        <w:rPr>
          <w:rFonts w:eastAsia="Times New Roman" w:cs="Times New Roman"/>
          <w:szCs w:val="24"/>
          <w:lang w:val="en-US"/>
        </w:rPr>
        <w:instrText xml:space="preserve"> ADDIN EN.CITE &lt;EndNote&gt;&lt;Cite&gt;&lt;Author&gt;Murphy&lt;/Author&gt;&lt;Year&gt;1985&lt;/Year&gt;&lt;RecNum&gt;11122&lt;/RecNum&gt;&lt;DisplayText&gt;(Murphy &amp;amp; Medin, 1985)&lt;/DisplayText&gt;&lt;record&gt;&lt;rec-number&gt;11122&lt;/rec-number&gt;&lt;foreign-keys&gt;&lt;key app="EN" db-id="v2r9vdr9ks0f9peve5a5zvdoswswaxtprxpw" timestamp="1664517505"&gt;11122&lt;/key&gt;&lt;/foreign-keys&gt;&lt;ref-type name="Journal Article"&gt;17&lt;/ref-type&gt;&lt;contributors&gt;&lt;authors&gt;&lt;author&gt;Murphy, Gregory L&lt;/author&gt;&lt;author&gt;Medin, Douglas L&lt;/author&gt;&lt;/authors&gt;&lt;/contributors&gt;&lt;titles&gt;&lt;title&gt;The role of theories in conceptual coherence&lt;/title&gt;&lt;secondary-title&gt;Psychological Review&lt;/secondary-title&gt;&lt;/titles&gt;&lt;periodical&gt;&lt;full-title&gt;Psychological review&lt;/full-title&gt;&lt;/periodical&gt;&lt;pages&gt;289&lt;/pages&gt;&lt;volume&gt;92&lt;/volume&gt;&lt;number&gt;3&lt;/number&gt;&lt;dates&gt;&lt;year&gt;1985&lt;/year&gt;&lt;/dates&gt;&lt;isbn&gt;1939-1471&lt;/isbn&gt;&lt;urls&gt;&lt;/urls&gt;&lt;/record&gt;&lt;/Cite&gt;&lt;/EndNote&gt;</w:instrText>
      </w:r>
      <w:r>
        <w:rPr>
          <w:rFonts w:eastAsia="Times New Roman" w:cs="Times New Roman"/>
          <w:szCs w:val="24"/>
          <w:lang w:val="en-US"/>
        </w:rPr>
        <w:fldChar w:fldCharType="separate"/>
      </w:r>
      <w:r>
        <w:rPr>
          <w:rFonts w:eastAsia="Times New Roman" w:cs="Times New Roman"/>
          <w:szCs w:val="24"/>
          <w:lang w:val="en-US"/>
        </w:rPr>
        <w:t>(Murphy &amp; Medin, 1985)</w:t>
      </w:r>
      <w:r>
        <w:rPr>
          <w:rFonts w:eastAsia="Times New Roman" w:cs="Times New Roman"/>
          <w:szCs w:val="24"/>
          <w:lang w:val="en-US"/>
        </w:rPr>
        <w:fldChar w:fldCharType="end"/>
      </w:r>
      <w:r>
        <w:rPr>
          <w:rFonts w:eastAsia="Times New Roman" w:cs="Times New Roman"/>
          <w:szCs w:val="24"/>
          <w:lang w:val="en-US"/>
        </w:rPr>
        <w:t>. We thus propose:</w:t>
      </w:r>
    </w:p>
    <w:p w14:paraId="69D820DB" w14:textId="6EF34D80" w:rsidR="00831F94" w:rsidRPr="00AC508C" w:rsidRDefault="00831F94" w:rsidP="00831F94">
      <w:pPr>
        <w:spacing w:line="240" w:lineRule="auto"/>
        <w:ind w:left="709" w:firstLine="0"/>
        <w:rPr>
          <w:lang w:val="en-US"/>
        </w:rPr>
      </w:pPr>
      <w:del w:id="37" w:author="Antretter, Torben" w:date="2026-08-21T17:55:00Z" w16du:dateUtc="2026-08-21T15:55:00Z">
        <w:r>
          <w:rPr>
            <w:b/>
            <w:bCs/>
            <w:lang w:val="en-US"/>
          </w:rPr>
          <w:delText xml:space="preserve">Proposition </w:delText>
        </w:r>
      </w:del>
      <w:ins w:id="38" w:author="Antretter, Torben" w:date="2026-08-21T17:55:00Z" w16du:dateUtc="2026-08-21T15:55:00Z">
        <w:r>
          <w:rPr>
            <w:b/>
            <w:bCs/>
            <w:lang w:val="en-US"/>
          </w:rPr>
          <w:t xml:space="preserve">Hypothesis </w:t>
        </w:r>
      </w:ins>
      <w:r>
        <w:rPr>
          <w:b/>
          <w:bCs/>
          <w:lang w:val="en-US"/>
        </w:rPr>
        <w:t xml:space="preserve">1: </w:t>
      </w:r>
      <w:r>
        <w:rPr>
          <w:i/>
          <w:iCs/>
          <w:lang w:val="en-US"/>
        </w:rPr>
        <w:t xml:space="preserve">Theory breadth </w:t>
      </w:r>
      <w:del w:id="39" w:author="Antretter, Torben" w:date="2026-08-21T17:55:00Z" w16du:dateUtc="2026-08-21T15:55:00Z">
        <w:r>
          <w:rPr>
            <w:i/>
            <w:iCs/>
            <w:lang w:val="en-US"/>
          </w:rPr>
          <w:delText xml:space="preserve">as captured by the number of premises underlying the theory </w:delText>
        </w:r>
      </w:del>
      <w:r>
        <w:rPr>
          <w:i/>
          <w:iCs/>
          <w:lang w:val="en-US"/>
        </w:rPr>
        <w:t>has an inverted U-shaped relationship with the value of the theory.</w:t>
      </w:r>
    </w:p>
    <w:p w14:paraId="408A62FA" w14:textId="77777777" w:rsidR="00831F94" w:rsidRPr="00AC508C" w:rsidRDefault="00831F94" w:rsidP="00AB4CC9">
      <w:pPr>
        <w:rPr>
          <w:rFonts w:eastAsia="Times New Roman" w:cs="Times New Roman"/>
          <w:i/>
          <w:iCs/>
          <w:szCs w:val="24"/>
          <w:lang w:val="en-US"/>
        </w:rPr>
      </w:pPr>
    </w:p>
    <w:p w14:paraId="0568804E" w14:textId="334E32E1" w:rsidR="00A713B0" w:rsidRPr="00AC508C" w:rsidRDefault="00831F94" w:rsidP="00831F94">
      <w:pPr>
        <w:pStyle w:val="berschrift2"/>
        <w:rPr>
          <w:lang w:val="en-US"/>
        </w:rPr>
      </w:pPr>
      <w:r>
        <w:rPr>
          <w:lang w:val="en-US"/>
        </w:rPr>
        <w:t>Theory near-decomposability</w:t>
      </w:r>
    </w:p>
    <w:p w14:paraId="513781EF" w14:textId="7827E218" w:rsidR="009B279A" w:rsidRPr="00AC508C" w:rsidRDefault="009B279A" w:rsidP="00831F94">
      <w:pPr>
        <w:rPr>
          <w:lang w:val="en-US"/>
        </w:rPr>
      </w:pPr>
      <w:r>
        <w:rPr>
          <w:lang w:val="en-US"/>
        </w:rPr>
        <w:t xml:space="preserve">The literature on the design of intelligent artificial systems </w:t>
      </w:r>
      <w:r>
        <w:rPr>
          <w:lang w:val="en-US"/>
        </w:rPr>
        <w:fldChar w:fldCharType="begin"/>
      </w:r>
      <w:r>
        <w:rPr>
          <w:lang w:val="en-US"/>
        </w:rPr>
        <w:instrText xml:space="preserve"> ADDIN EN.CITE &lt;EndNote&gt;&lt;Cite&gt;&lt;Author&gt;Baldwin&lt;/Author&gt;&lt;Year&gt;2000&lt;/Year&gt;&lt;RecNum&gt;11791&lt;/RecNum&gt;&lt;DisplayText&gt;(Baldwin &amp;amp; Clark, 2000; Simon, 1996)&lt;/DisplayText&gt;&lt;record&gt;&lt;rec-number&gt;11791&lt;/rec-number&gt;&lt;foreign-keys&gt;&lt;key app="EN" db-id="v2r9vdr9ks0f9peve5a5zvdoswswaxtprxpw" timestamp="1780144281"&gt;11791&lt;/key&gt;&lt;/foreign-keys&gt;&lt;ref-type name="Book"&gt;6&lt;/ref-type&gt;&lt;contributors&gt;&lt;authors&gt;&lt;author&gt;Baldwin, Carliss Y&lt;/author&gt;&lt;author&gt;Clark, Kim B&lt;/author&gt;&lt;/authors&gt;&lt;/contributors&gt;&lt;titles&gt;&lt;title&gt;Design rules, Volume 1: The power of modularity&lt;/title&gt;&lt;/titles&gt;&lt;dates&gt;&lt;year&gt;2000&lt;/year&gt;&lt;/dates&gt;&lt;publisher&gt;MIT press&lt;/publisher&gt;&lt;isbn&gt;0262291851&lt;/isbn&gt;&lt;urls&gt;&lt;/urls&gt;&lt;/record&gt;&lt;/Cite&gt;&lt;Cite&gt;&lt;Author&gt;Simon&lt;/Author&gt;&lt;Year&gt;1996&lt;/Year&gt;&lt;RecNum&gt;11681&lt;/RecNum&gt;&lt;record&gt;&lt;rec-number&gt;11681&lt;/rec-number&gt;&lt;foreign-keys&gt;&lt;key app="EN" db-id="v2r9vdr9ks0f9peve5a5zvdoswswaxtprxpw" timestamp="1756553116"&gt;11681&lt;/key&gt;&lt;/foreign-keys&gt;&lt;ref-type name="Book"&gt;6&lt;/ref-type&gt;&lt;contributors&gt;&lt;authors&gt;&lt;author&gt;Simon, Herbert A&lt;/author&gt;&lt;/authors&gt;&lt;/contributors&gt;&lt;titles&gt;&lt;title&gt;The Sciences of the Artificial&lt;/title&gt;&lt;/titles&gt;&lt;dates&gt;&lt;year&gt;1996&lt;/year&gt;&lt;/dates&gt;&lt;pub-location&gt;Boston (MA)&lt;/pub-location&gt;&lt;publisher&gt;MIT press&lt;/publisher&gt;&lt;isbn&gt;0262537532&lt;/isbn&gt;&lt;urls&gt;&lt;/urls&gt;&lt;/record&gt;&lt;/Cite&gt;&lt;/EndNote&gt;</w:instrText>
      </w:r>
      <w:r>
        <w:rPr>
          <w:lang w:val="en-US"/>
        </w:rPr>
        <w:fldChar w:fldCharType="separate"/>
      </w:r>
      <w:r>
        <w:rPr>
          <w:lang w:val="en-US"/>
        </w:rPr>
        <w:t>(Baldwin &amp; Clark, 2000; Simon, 1996)</w:t>
      </w:r>
      <w:r>
        <w:rPr>
          <w:lang w:val="en-US"/>
        </w:rPr>
        <w:fldChar w:fldCharType="end"/>
      </w:r>
      <w:r>
        <w:rPr>
          <w:lang w:val="en-US"/>
        </w:rPr>
        <w:t>, suggests that humanly-designed artifacts, such as entrepreneurial theories, are nearly-decomposable into distinct parts or modules, wherein learning can be specialized and theory revision can proceed locally. Failures can be contained and solved within a domain rather than propagating across the entire theory.</w:t>
      </w:r>
    </w:p>
    <w:p w14:paraId="4B00BB5D" w14:textId="0050D211" w:rsidR="001D76C0" w:rsidRDefault="00D66782" w:rsidP="00831F94">
      <w:pPr>
        <w:rPr>
          <w:lang w:val="en-US"/>
        </w:rPr>
      </w:pPr>
      <w:r>
        <w:rPr>
          <w:lang w:val="en-US"/>
        </w:rPr>
        <w:t>Look at these papers:</w:t>
      </w:r>
    </w:p>
    <w:p w14:paraId="1E6FECFA" w14:textId="77777777" w:rsidR="00D66782" w:rsidRPr="00723CC8" w:rsidRDefault="00D66782" w:rsidP="00D66782">
      <w:r>
        <w:rPr>
          <w:lang w:val="de-CH"/>
        </w:rPr>
        <w:t></w:t>
      </w:r>
      <w:r>
        <w:t xml:space="preserve">  </w:t>
      </w:r>
      <w:hyperlink r:id="rId17" w:tgtFrame="_blank" w:history="1">
        <w:r>
          <w:rPr>
            <w:rStyle w:val="Hyperlink"/>
          </w:rPr>
          <w:t>Yayavaram &amp; Ahuja 2008, ASQ</w:t>
        </w:r>
      </w:hyperlink>
    </w:p>
    <w:p w14:paraId="46E2F1D6" w14:textId="77777777" w:rsidR="00D66782" w:rsidRPr="00723CC8" w:rsidRDefault="00D66782" w:rsidP="00D66782">
      <w:r>
        <w:rPr>
          <w:lang w:val="de-CH"/>
        </w:rPr>
        <w:t></w:t>
      </w:r>
      <w:r>
        <w:t xml:space="preserve">  </w:t>
      </w:r>
      <w:hyperlink r:id="rId18" w:tgtFrame="_blank" w:history="1">
        <w:r>
          <w:rPr>
            <w:rStyle w:val="Hyperlink"/>
          </w:rPr>
          <w:t>Yayavaram &amp; Chen 2015, SMJ</w:t>
        </w:r>
      </w:hyperlink>
    </w:p>
    <w:p w14:paraId="0B646F5E" w14:textId="77777777" w:rsidR="00D66782" w:rsidRPr="00723CC8" w:rsidRDefault="00D66782" w:rsidP="00D66782">
      <w:r>
        <w:rPr>
          <w:lang w:val="de-CH"/>
        </w:rPr>
        <w:t></w:t>
      </w:r>
      <w:r>
        <w:t xml:space="preserve">  </w:t>
      </w:r>
      <w:hyperlink r:id="rId19" w:tgtFrame="_blank" w:history="1">
        <w:r>
          <w:rPr>
            <w:rStyle w:val="Hyperlink"/>
          </w:rPr>
          <w:t>Ahuja, Lampert &amp; Novelli 2013, AMR</w:t>
        </w:r>
      </w:hyperlink>
    </w:p>
    <w:p w14:paraId="27112DB6" w14:textId="77777777" w:rsidR="00D66782" w:rsidRPr="00723CC8" w:rsidRDefault="00D66782" w:rsidP="00D66782">
      <w:r>
        <w:rPr>
          <w:lang w:val="de-CH"/>
        </w:rPr>
        <w:t></w:t>
      </w:r>
      <w:r>
        <w:t xml:space="preserve">  </w:t>
      </w:r>
      <w:hyperlink r:id="rId20" w:tgtFrame="_blank" w:history="1">
        <w:r>
          <w:rPr>
            <w:rStyle w:val="Hyperlink"/>
          </w:rPr>
          <w:t>MacCormack, Rusnak &amp; Baldwin 2006, Management Science</w:t>
        </w:r>
      </w:hyperlink>
    </w:p>
    <w:p w14:paraId="59135A4F" w14:textId="77777777" w:rsidR="00D66782" w:rsidRPr="00723CC8" w:rsidRDefault="00D66782" w:rsidP="00D66782">
      <w:r>
        <w:rPr>
          <w:lang w:val="de-CH"/>
        </w:rPr>
        <w:t></w:t>
      </w:r>
      <w:r>
        <w:t xml:space="preserve">  </w:t>
      </w:r>
      <w:hyperlink r:id="rId21" w:tgtFrame="_blank" w:history="1">
        <w:r>
          <w:rPr>
            <w:rStyle w:val="Hyperlink"/>
          </w:rPr>
          <w:t>Baldwin, MacCormack &amp; Rusnak, Hidden Structure</w:t>
        </w:r>
      </w:hyperlink>
    </w:p>
    <w:p w14:paraId="567C7592" w14:textId="77777777" w:rsidR="00D66782" w:rsidRPr="00723CC8" w:rsidRDefault="00D66782" w:rsidP="00D66782">
      <w:r>
        <w:rPr>
          <w:lang w:val="de-CH"/>
        </w:rPr>
        <w:t></w:t>
      </w:r>
      <w:r>
        <w:t xml:space="preserve">  </w:t>
      </w:r>
      <w:hyperlink r:id="rId22" w:tgtFrame="_blank" w:history="1">
        <w:r>
          <w:rPr>
            <w:rStyle w:val="Hyperlink"/>
          </w:rPr>
          <w:t>Tanriverdi &amp; Venkatraman 2005, SMJ</w:t>
        </w:r>
      </w:hyperlink>
    </w:p>
    <w:p w14:paraId="619D8703" w14:textId="7FB738F4" w:rsidR="00D66782" w:rsidRPr="00AC508C" w:rsidRDefault="00D66782" w:rsidP="00D66782">
      <w:pPr>
        <w:rPr>
          <w:lang w:val="en-US"/>
        </w:rPr>
      </w:pPr>
      <w:r>
        <w:rPr>
          <w:lang w:val="de-CH"/>
        </w:rPr>
        <w:lastRenderedPageBreak/>
        <w:t></w:t>
      </w:r>
      <w:r>
        <w:t xml:space="preserve">  </w:t>
      </w:r>
      <w:hyperlink r:id="rId23" w:tgtFrame="_blank" w:history="1">
        <w:r>
          <w:rPr>
            <w:rStyle w:val="Hyperlink"/>
          </w:rPr>
          <w:t>Levinthal &amp; Workiewicz 2018, Organization Science</w:t>
        </w:r>
      </w:hyperlink>
    </w:p>
    <w:p w14:paraId="142D7E9B" w14:textId="34145291" w:rsidR="001D76C0" w:rsidRPr="00AC508C" w:rsidRDefault="00137DFB" w:rsidP="001D76C0">
      <w:pPr>
        <w:rPr>
          <w:lang w:val="en-US"/>
        </w:rPr>
      </w:pPr>
      <w:r>
        <w:rPr>
          <w:lang w:val="en-US"/>
        </w:rPr>
        <w:t xml:space="preserve">What are strategic domains: From Zellweger &amp; Djoovic, submitted: As premises accumulate, so do the possible connections among them and with value, and entrepreneurs require a principled way to organize them to facilitate their learning. In this regard, a critical insight from work on the architecture of intelligent artificial systems is that </w:t>
      </w:r>
      <w:r>
        <w:rPr>
          <w:szCs w:val="24"/>
          <w:lang w:val="en-US"/>
        </w:rPr>
        <w:t xml:space="preserve">learning about the value of a theory becomes easier when the theory can be decomposed into coherent modules, often called strategic domains </w:t>
      </w:r>
      <w:r>
        <w:rPr>
          <w:szCs w:val="24"/>
          <w:lang w:val="en-US"/>
        </w:rPr>
        <w:fldChar w:fldCharType="begin"/>
      </w:r>
      <w:r>
        <w:rPr>
          <w:szCs w:val="24"/>
          <w:lang w:val="en-US"/>
        </w:rPr>
        <w:instrText xml:space="preserve"> ADDIN EN.CITE &lt;EndNote&gt;&lt;Cite&gt;&lt;Author&gt;Tenenbaum&lt;/Author&gt;&lt;Year&gt;2006&lt;/Year&gt;&lt;RecNum&gt;11120&lt;/RecNum&gt;&lt;DisplayText&gt;(Tenenbaum, Griffiths, &amp;amp; Kemp, 2006; Tenenbaum, Kemp, Griffiths, &amp;amp; Goodman, 2011)&lt;/DisplayText&gt;&lt;record&gt;&lt;rec-number&gt;11120&lt;/rec-number&gt;&lt;foreign-keys&gt;&lt;key app="EN" db-id="v2r9vdr9ks0f9peve5a5zvdoswswaxtprxpw" timestamp="1664173772"&gt;11120&lt;/key&gt;&lt;/foreign-keys&gt;&lt;ref-type name="Journal Article"&gt;17&lt;/ref-type&gt;&lt;contributors&gt;&lt;authors&gt;&lt;author&gt;Tenenbaum, Joshua B&lt;/author&gt;&lt;author&gt;Griffiths, Thomas L&lt;/author&gt;&lt;author&gt;Kemp, Charles&lt;/author&gt;&lt;/authors&gt;&lt;/contributors&gt;&lt;titles&gt;&lt;title&gt;Theory-based Bayesian models of inductive learning and reasoning&lt;/title&gt;&lt;secondary-title&gt;Trends in Cognitive Sciences&lt;/secondary-title&gt;&lt;/titles&gt;&lt;periodical&gt;&lt;full-title&gt;Trends in Cognitive Sciences&lt;/full-title&gt;&lt;/periodical&gt;&lt;pages&gt;309-318&lt;/pages&gt;&lt;volume&gt;10&lt;/volume&gt;&lt;number&gt;7&lt;/number&gt;&lt;dates&gt;&lt;year&gt;2006&lt;/year&gt;&lt;/dates&gt;&lt;isbn&gt;1364-6613&lt;/isbn&gt;&lt;urls&gt;&lt;/urls&gt;&lt;/record&gt;&lt;/Cite&gt;&lt;Cite&gt;&lt;Author&gt;Tenenbaum&lt;/Author&gt;&lt;Year&gt;2011&lt;/Year&gt;&lt;RecNum&gt;11121&lt;/RecNum&gt;&lt;record&gt;&lt;rec-number&gt;11121&lt;/rec-number&gt;&lt;foreign-keys&gt;&lt;key app="EN" db-id="v2r9vdr9ks0f9peve5a5zvdoswswaxtprxpw" timestamp="1664373918"&gt;11121&lt;/key&gt;&lt;/foreign-keys&gt;&lt;ref-type name="Journal Article"&gt;17&lt;/ref-type&gt;&lt;contributors&gt;&lt;authors&gt;&lt;author&gt;Tenenbaum, Joshua B&lt;/author&gt;&lt;author&gt;Kemp, Charles&lt;/author&gt;&lt;author&gt;Griffiths, Thomas L&lt;/author&gt;&lt;author&gt;Goodman, Noah D&lt;/author&gt;&lt;/authors&gt;&lt;/contributors&gt;&lt;titles&gt;&lt;title&gt;How to grow a mind: Statistics, structure, and abstraction&lt;/title&gt;&lt;secondary-title&gt;Science&lt;/secondary-title&gt;&lt;/titles&gt;&lt;periodical&gt;&lt;full-title&gt;science&lt;/full-title&gt;&lt;/periodical&gt;&lt;pages&gt;1279-1285&lt;/pages&gt;&lt;volume&gt;331&lt;/volume&gt;&lt;number&gt;6022&lt;/number&gt;&lt;dates&gt;&lt;year&gt;2011&lt;/year&gt;&lt;/dates&gt;&lt;isbn&gt;0036-8075&lt;/isbn&gt;&lt;urls&gt;&lt;/urls&gt;&lt;/record&gt;&lt;/Cite&gt;&lt;/EndNote&gt;</w:instrText>
      </w:r>
      <w:r>
        <w:rPr>
          <w:szCs w:val="24"/>
          <w:lang w:val="en-US"/>
        </w:rPr>
        <w:fldChar w:fldCharType="separate"/>
      </w:r>
      <w:r>
        <w:rPr>
          <w:szCs w:val="24"/>
          <w:lang w:val="en-US"/>
        </w:rPr>
        <w:t>(Tenenbaum, Griffiths, &amp; Kemp, 2006; Tenenbaum, Kemp, Griffiths, &amp; Goodman, 2011)</w:t>
      </w:r>
      <w:r>
        <w:rPr>
          <w:szCs w:val="24"/>
          <w:lang w:val="en-US"/>
        </w:rPr>
        <w:fldChar w:fldCharType="end"/>
      </w:r>
      <w:r>
        <w:rPr>
          <w:szCs w:val="24"/>
          <w:lang w:val="en-US"/>
        </w:rPr>
        <w:t xml:space="preserve">. In line with Simon’s </w:t>
      </w:r>
      <w:r>
        <w:rPr>
          <w:szCs w:val="24"/>
          <w:lang w:val="en-US"/>
        </w:rPr>
        <w:fldChar w:fldCharType="begin"/>
      </w:r>
      <w:r>
        <w:rPr>
          <w:szCs w:val="24"/>
          <w:lang w:val="en-US"/>
        </w:rPr>
        <w:instrText xml:space="preserve"> ADDIN EN.CITE &lt;EndNote&gt;&lt;Cite ExcludeAuth="1"&gt;&lt;Author&gt;Simon&lt;/Author&gt;&lt;Year&gt;1996&lt;/Year&gt;&lt;RecNum&gt;11681&lt;/RecNum&gt;&lt;DisplayText&gt;(1996)&lt;/DisplayText&gt;&lt;record&gt;&lt;rec-number&gt;11681&lt;/rec-number&gt;&lt;foreign-keys&gt;&lt;key app="EN" db-id="v2r9vdr9ks0f9peve5a5zvdoswswaxtprxpw" timestamp="1756553116"&gt;11681&lt;/key&gt;&lt;/foreign-keys&gt;&lt;ref-type name="Book"&gt;6&lt;/ref-type&gt;&lt;contributors&gt;&lt;authors&gt;&lt;author&gt;Simon, Herbert A&lt;/author&gt;&lt;/authors&gt;&lt;/contributors&gt;&lt;titles&gt;&lt;title&gt;The Sciences of the Artificial&lt;/title&gt;&lt;/titles&gt;&lt;dates&gt;&lt;year&gt;1996&lt;/year&gt;&lt;/dates&gt;&lt;pub-location&gt;Boston (MA)&lt;/pub-location&gt;&lt;publisher&gt;MIT press&lt;/publisher&gt;&lt;isbn&gt;0262537532&lt;/isbn&gt;&lt;urls&gt;&lt;/urls&gt;&lt;/record&gt;&lt;/Cite&gt;&lt;/EndNote&gt;</w:instrText>
      </w:r>
      <w:r>
        <w:rPr>
          <w:szCs w:val="24"/>
          <w:lang w:val="en-US"/>
        </w:rPr>
        <w:fldChar w:fldCharType="separate"/>
      </w:r>
      <w:r>
        <w:rPr>
          <w:szCs w:val="24"/>
          <w:lang w:val="en-US"/>
        </w:rPr>
        <w:t>(1996)</w:t>
      </w:r>
      <w:r>
        <w:rPr>
          <w:szCs w:val="24"/>
          <w:lang w:val="en-US"/>
        </w:rPr>
        <w:fldChar w:fldCharType="end"/>
      </w:r>
      <w:r>
        <w:rPr>
          <w:szCs w:val="24"/>
          <w:lang w:val="en-US"/>
        </w:rPr>
        <w:t xml:space="preserve"> concept of near-decomposable systems, learning becomes more effective when it can be specialized inside strategic domains because the interdependencies within a domain are stronger than those between domains, allowing entrepreneurs to analyze these domains almost</w:t>
      </w:r>
      <w:r>
        <w:rPr>
          <w:lang w:val="en-US"/>
        </w:rPr>
        <w:t xml:space="preserve">—albeit not perfectly—independently from each other </w:t>
      </w:r>
      <w:r>
        <w:rPr>
          <w:lang w:val="en-US"/>
        </w:rPr>
        <w:fldChar w:fldCharType="begin"/>
      </w:r>
      <w:r>
        <w:rPr>
          <w:lang w:val="en-US"/>
        </w:rPr>
        <w:instrText xml:space="preserve"> ADDIN EN.CITE &lt;EndNote&gt;&lt;Cite&gt;&lt;Author&gt;Sanchez&lt;/Author&gt;&lt;Year&gt;1996&lt;/Year&gt;&lt;RecNum&gt;11788&lt;/RecNum&gt;&lt;DisplayText&gt;(Ethiraj &amp;amp; Levinthal, 2004; Sanchez &amp;amp; Mahoney, 1996)&lt;/DisplayText&gt;&lt;record&gt;&lt;rec-number&gt;11788&lt;/rec-number&gt;&lt;foreign-keys&gt;&lt;key app="EN" db-id="v2r9vdr9ks0f9peve5a5zvdoswswaxtprxpw" timestamp="1780139187"&gt;11788&lt;/key&gt;&lt;/foreign-keys&gt;&lt;ref-type name="Journal Article"&gt;17&lt;/ref-type&gt;&lt;contributors&gt;&lt;authors&gt;&lt;author&gt;Sanchez, Ron&lt;/author&gt;&lt;author&gt;Mahoney, Joseph T&lt;/author&gt;&lt;/authors&gt;&lt;/contributors&gt;&lt;titles&gt;&lt;title&gt;Modularity, flexibility, and knowledge management in product and organization design&lt;/title&gt;&lt;secondary-title&gt;Strategic Management Journal&lt;/secondary-title&gt;&lt;/titles&gt;&lt;periodical&gt;&lt;full-title&gt;Strategic Management Journal&lt;/full-title&gt;&lt;/periodical&gt;&lt;pages&gt;63-76&lt;/pages&gt;&lt;volume&gt;17&lt;/volume&gt;&lt;number&gt;S2&lt;/number&gt;&lt;dates&gt;&lt;year&gt;1996&lt;/year&gt;&lt;/dates&gt;&lt;isbn&gt;0143-2095&lt;/isbn&gt;&lt;urls&gt;&lt;/urls&gt;&lt;/record&gt;&lt;/Cite&gt;&lt;Cite&gt;&lt;Author&gt;Ethiraj&lt;/Author&gt;&lt;Year&gt;2004&lt;/Year&gt;&lt;RecNum&gt;11793&lt;/RecNum&gt;&lt;record&gt;&lt;rec-number&gt;11793&lt;/rec-number&gt;&lt;foreign-keys&gt;&lt;key app="EN" db-id="v2r9vdr9ks0f9peve5a5zvdoswswaxtprxpw" timestamp="1780224280"&gt;11793&lt;/key&gt;&lt;/foreign-keys&gt;&lt;ref-type name="Journal Article"&gt;17&lt;/ref-type&gt;&lt;contributors&gt;&lt;authors&gt;&lt;author&gt;Ethiraj, Sendil K&lt;/author&gt;&lt;author&gt;Levinthal, Daniel&lt;/author&gt;&lt;/authors&gt;&lt;/contributors&gt;&lt;titles&gt;&lt;title&gt;Modularity and innovation in complex systems&lt;/title&gt;&lt;secondary-title&gt;Management Science&lt;/secondary-title&gt;&lt;/titles&gt;&lt;periodical&gt;&lt;full-title&gt;Management Science&lt;/full-title&gt;&lt;/periodical&gt;&lt;pages&gt;159-173&lt;/pages&gt;&lt;volume&gt;50&lt;/volume&gt;&lt;number&gt;2&lt;/number&gt;&lt;dates&gt;&lt;year&gt;2004&lt;/year&gt;&lt;/dates&gt;&lt;isbn&gt;0025-1909&lt;/isbn&gt;&lt;urls&gt;&lt;/urls&gt;&lt;/record&gt;&lt;/Cite&gt;&lt;/EndNote&gt;</w:instrText>
      </w:r>
      <w:r>
        <w:rPr>
          <w:lang w:val="en-US"/>
        </w:rPr>
        <w:fldChar w:fldCharType="separate"/>
      </w:r>
      <w:r>
        <w:rPr>
          <w:lang w:val="en-US"/>
        </w:rPr>
        <w:t>(Ethiraj &amp; Levinthal, 2004; Sanchez &amp; Mahoney, 1996)</w:t>
      </w:r>
      <w:r>
        <w:rPr>
          <w:lang w:val="en-US"/>
        </w:rPr>
        <w:fldChar w:fldCharType="end"/>
      </w:r>
      <w:r>
        <w:rPr>
          <w:lang w:val="en-US"/>
        </w:rPr>
        <w:t xml:space="preserve">. An entrepreneurial theory is thus near decomposable when it can be divided into </w:t>
      </w:r>
      <w:r>
        <w:rPr>
          <w:szCs w:val="24"/>
          <w:lang w:val="en-US"/>
        </w:rPr>
        <w:t>semi-independent strategic domains.</w:t>
      </w:r>
    </w:p>
    <w:p w14:paraId="73EF273D" w14:textId="77777777" w:rsidR="001D76C0" w:rsidRPr="00AC508C" w:rsidRDefault="001D76C0" w:rsidP="00831F94">
      <w:pPr>
        <w:rPr>
          <w:lang w:val="en-US"/>
        </w:rPr>
      </w:pPr>
    </w:p>
    <w:p w14:paraId="1F1F26CE" w14:textId="290F763B" w:rsidR="00831F94" w:rsidRDefault="00831F94" w:rsidP="00831F94">
      <w:pPr>
        <w:rPr>
          <w:lang w:val="en-US"/>
        </w:rPr>
      </w:pPr>
      <w:r>
        <w:rPr>
          <w:lang w:val="en-US"/>
        </w:rPr>
        <w:t>Theories can be decomposed into semi-independent parts or modules, which fosters specialization in learning as entrepreneurs can focus on coherent subparts of theory and revise only the parts of the theory that need revision in light of critical feedback, without disturbing those parts of the theory that work. Strategic domains thus group related premises underlying a theory in coherent learning modules.</w:t>
      </w:r>
    </w:p>
    <w:p w14:paraId="7C93691E" w14:textId="77777777" w:rsidR="00055771" w:rsidRPr="00AC508C" w:rsidRDefault="00055771" w:rsidP="00831F94">
      <w:pPr>
        <w:rPr>
          <w:lang w:val="en-US"/>
        </w:rPr>
      </w:pPr>
    </w:p>
    <w:p w14:paraId="0CE0308F" w14:textId="77777777" w:rsidR="008E197B" w:rsidRDefault="008E197B" w:rsidP="008E197B">
      <w:pPr>
        <w:widowControl/>
        <w:ind w:firstLine="0"/>
      </w:pPr>
      <w:r w:rsidRPr="009F3E2E">
        <w:rPr>
          <w:rFonts w:eastAsia="Times New Roman" w:cs="Times New Roman"/>
          <w:lang w:eastAsia="de-DE"/>
        </w:rPr>
        <w:t xml:space="preserve">Yet decomposition can also be carried too far. A theory split into many small, weakly connected domains loses the coherence that makes its parts add up to a single account of value: each domain may be locally sound while the interfaces between them are left unspecified (Ethiraj &amp;amp; Levinthal, 2004; Yayavaram &amp;amp; Ahuja, 2008). Effective theories therefore </w:t>
      </w:r>
      <w:r w:rsidRPr="009F3E2E">
        <w:rPr>
          <w:rFonts w:eastAsia="Times New Roman" w:cs="Times New Roman"/>
          <w:lang w:eastAsia="de-DE"/>
        </w:rPr>
        <w:lastRenderedPageBreak/>
        <w:t>balance the short-run independence of strategic domains against their long-run interdependence, which implies an interior optimum rather than a monotonic benefit of decomposition.</w:t>
      </w:r>
    </w:p>
    <w:p w14:paraId="48288686" w14:textId="3D29BD86" w:rsidR="000B7AD3" w:rsidRPr="00AC508C" w:rsidRDefault="000B7AD3" w:rsidP="000B7AD3">
      <w:pPr>
        <w:spacing w:line="240" w:lineRule="auto"/>
        <w:ind w:left="851" w:firstLine="0"/>
        <w:rPr>
          <w:lang w:val="en-US"/>
        </w:rPr>
      </w:pPr>
      <w:r>
        <w:rPr>
          <w:b/>
          <w:bCs/>
          <w:lang w:val="en-US"/>
        </w:rPr>
        <w:t>Hypothesis 2:</w:t>
      </w:r>
      <w:r>
        <w:rPr>
          <w:lang w:val="en-US"/>
        </w:rPr>
        <w:t xml:space="preserve"> </w:t>
      </w:r>
      <w:r>
        <w:rPr>
          <w:i/>
          <w:iCs/>
          <w:lang w:val="en-US"/>
        </w:rPr>
        <w:t>Theory modularity has an inverted U-shaped relationship with the value of the theory.</w:t>
      </w:r>
    </w:p>
    <w:p w14:paraId="0FB394F3" w14:textId="77777777" w:rsidR="008E197B" w:rsidRDefault="008E197B" w:rsidP="008E197B">
      <w:pPr>
        <w:widowControl/>
        <w:ind w:firstLine="0"/>
      </w:pPr>
      <w:r w:rsidRPr="009F3E2E">
        <w:rPr>
          <w:rFonts w:eastAsia="Times New Roman" w:cs="Times New Roman"/>
          <w:lang w:eastAsia="de-DE"/>
        </w:rPr>
        <w:t>Breadth and modularity are, finally, complementary. The organising work that strategic domains perform matters little when a theory rests on few premises, because a handful of premises can be held in mind and revised together. As premises proliferate, however, the number of causal relationships that must be learned grows rapidly (Bellman, 1961), and the way premises are grouped becomes decisive for whether the theory remains tractable. We therefore expect the curvature of modularity to be more pronounced for broader theories.</w:t>
      </w:r>
    </w:p>
    <w:p w14:paraId="7765EE30" w14:textId="77777777" w:rsidR="008E197B" w:rsidRDefault="008E197B" w:rsidP="008E197B">
      <w:pPr>
        <w:widowControl/>
        <w:ind w:firstLine="0"/>
      </w:pPr>
      <w:r w:rsidRPr="009F3E2E">
        <w:rPr>
          <w:rFonts w:eastAsia="Times New Roman" w:cs="Times New Roman"/>
          <w:b/>
          <w:bCs/>
          <w:i/>
          <w:iCs/>
          <w:lang w:eastAsia="de-DE"/>
        </w:rPr>
        <w:t xml:space="preserve">Hypothesis 3: </w:t>
      </w:r>
      <w:r w:rsidRPr="009F3E2E">
        <w:rPr>
          <w:rFonts w:eastAsia="Times New Roman" w:cs="Times New Roman"/>
          <w:i/>
          <w:iCs/>
          <w:lang w:eastAsia="de-DE"/>
        </w:rPr>
        <w:t>The inverted U-shaped relationship between theory modularity and the value of the theory is more pronounced for theories of greater breadth.</w:t>
      </w:r>
    </w:p>
    <w:p w14:paraId="61A2C71C" w14:textId="77777777" w:rsidR="00831F94" w:rsidRPr="00AC508C" w:rsidRDefault="00831F94" w:rsidP="00831F94">
      <w:pPr>
        <w:ind w:firstLine="0"/>
        <w:rPr>
          <w:lang w:val="en-US"/>
        </w:rPr>
      </w:pPr>
    </w:p>
    <w:p w14:paraId="766C098F" w14:textId="5D6195D3" w:rsidR="00A713B0" w:rsidRPr="00AC508C" w:rsidRDefault="007F5095" w:rsidP="007F5095">
      <w:pPr>
        <w:pStyle w:val="berschrift2"/>
        <w:rPr>
          <w:lang w:val="en-US"/>
        </w:rPr>
      </w:pPr>
      <w:r>
        <w:rPr>
          <w:lang w:val="en-US"/>
        </w:rPr>
        <w:t>Contingencies</w:t>
      </w:r>
    </w:p>
    <w:p w14:paraId="656D8B2F" w14:textId="3E15A3AF" w:rsidR="000B7AD3" w:rsidRDefault="0067282C" w:rsidP="00A713B0">
      <w:pPr>
        <w:rPr>
          <w:lang w:val="en-US"/>
        </w:rPr>
      </w:pPr>
      <w:r>
        <w:rPr>
          <w:lang w:val="en-US"/>
        </w:rPr>
        <w:t xml:space="preserve">May be something to add on theory testability </w:t>
      </w:r>
    </w:p>
    <w:p w14:paraId="17F39306" w14:textId="77777777" w:rsidR="0067282C" w:rsidRPr="00AC508C" w:rsidRDefault="0067282C" w:rsidP="00A713B0">
      <w:pPr>
        <w:rPr>
          <w:lang w:val="en-US"/>
        </w:rPr>
      </w:pPr>
    </w:p>
    <w:p w14:paraId="4F5B0073" w14:textId="1D0C6E04" w:rsidR="00A713B0" w:rsidRPr="00AC508C" w:rsidRDefault="00A713B0" w:rsidP="00A713B0">
      <w:pPr>
        <w:pStyle w:val="berschrift1"/>
        <w:rPr>
          <w:lang w:val="en-US"/>
        </w:rPr>
      </w:pPr>
      <w:r>
        <w:rPr>
          <w:lang w:val="en-US"/>
        </w:rPr>
        <w:t>Methods</w:t>
      </w:r>
    </w:p>
    <w:p w14:paraId="01902FC4" w14:textId="4DC88B75" w:rsidR="005F06B0" w:rsidRPr="00EF737C" w:rsidRDefault="00EF737C" w:rsidP="00EF737C">
      <w:pPr>
        <w:pStyle w:val="Text"/>
        <w:ind w:firstLine="0"/>
        <w:rPr>
          <w:rFonts w:eastAsia="Times New Roman"/>
          <w:b/>
          <w:bCs/>
        </w:rPr>
      </w:pPr>
      <w:bookmarkStart w:id="40" w:name="_Hlk174971220"/>
      <w:r>
        <w:rPr>
          <w:rFonts w:eastAsia="Times New Roman"/>
          <w:b/>
          <w:bCs/>
        </w:rPr>
        <w:t>4.1. Data and sample</w:t>
      </w:r>
    </w:p>
    <w:p w14:paraId="4C530C0A" w14:textId="0F15293F" w:rsidR="00EF737C" w:rsidRPr="00FD011D" w:rsidRDefault="00EF737C" w:rsidP="00EF737C">
      <w:pPr>
        <w:ind w:firstLine="720"/>
      </w:pPr>
      <w:r>
        <w:t xml:space="preserve">We test our hypotheses using ventures that presented their ideas at the TechCrunch Startup Battlefield, an idea competition staged at TechCrunch Disrupt conferences across the globe </w:t>
      </w:r>
      <w:r>
        <w:rPr>
          <w:rFonts w:cs="Times New Roman"/>
          <w:szCs w:val="24"/>
        </w:rPr>
        <w:fldChar w:fldCharType="begin"/>
      </w:r>
      <w:r>
        <w:rPr>
          <w:rFonts w:cs="Times New Roman"/>
          <w:szCs w:val="24"/>
        </w:rPr>
        <w:instrText xml:space="preserve"> ADDIN EN.CITE &lt;EndNote&gt;&lt;Cite&gt;&lt;Author&gt;Huang&lt;/Author&gt;&lt;Year&gt;2023&lt;/Year&gt;&lt;RecNum&gt;451&lt;/RecNum&gt;&lt;DisplayText&gt;(Huang, Ivković, Jiang, &amp;amp; Wang, 2023; Kanze, Huang, Conley, &amp;amp; Higgins, 2018)&lt;/DisplayText&gt;&lt;record&gt;&lt;rec-number&gt;451&lt;/rec-number&gt;&lt;foreign-keys&gt;&lt;key app="EN" db-id="90xapazwg5x5reewpvbv29r1tpaswrf2azpa" timestamp="1687080458"&gt;451&lt;/key&gt;&lt;/foreign-keys&gt;&lt;ref-type name="Journal Article"&gt;17&lt;/ref-type&gt;&lt;contributors&gt;&lt;authors&gt;&lt;author&gt;Huang, Xing&lt;/author&gt;&lt;author&gt;Ivković, Zoran&lt;/author&gt;&lt;author&gt;Jiang, John Xuefeng&lt;/author&gt;&lt;author&gt;Wang, Isabel Yanyan&lt;/author&gt;&lt;/authors&gt;&lt;/contributors&gt;&lt;titles&gt;&lt;title&gt;Angel investment and first impressions&lt;/title&gt;&lt;secondary-title&gt;Journal of Financial Economics&lt;/secondary-title&gt;&lt;/titles&gt;&lt;periodical&gt;&lt;full-title&gt;JOURNAL OF FINANCIAL ECONOMICS&lt;/full-title&gt;&lt;abbr-1&gt;J FINANC ECON&lt;/abbr-1&gt;&lt;/periodical&gt;&lt;pages&gt;161-178&lt;/pages&gt;&lt;volume&gt;149&lt;/volume&gt;&lt;number&gt;2&lt;/number&gt;&lt;dates&gt;&lt;year&gt;2023&lt;/year&gt;&lt;/dates&gt;&lt;isbn&gt;0304-405X&lt;/isbn&gt;&lt;urls&gt;&lt;/urls&gt;&lt;/record&gt;&lt;/Cite&gt;&lt;Cite&gt;&lt;Author&gt;Kanze&lt;/Author&gt;&lt;Year&gt;2018&lt;/Year&gt;&lt;RecNum&gt;2&lt;/RecNum&gt;&lt;record&gt;&lt;rec-number&gt;2&lt;/rec-number&gt;&lt;foreign-keys&gt;&lt;key app="EN" db-id="90xapazwg5x5reewpvbv29r1tpaswrf2azpa" timestamp="1668857072"&gt;2&lt;/key&gt;&lt;/foreign-keys&gt;&lt;ref-type name="Journal Article"&gt;17&lt;/ref-type&gt;&lt;contributors&gt;&lt;authors&gt;&lt;author&gt;Kanze, Dana&lt;/author&gt;&lt;author&gt;Huang, Laura&lt;/author&gt;&lt;author&gt;Conley, Mark&lt;/author&gt;&lt;author&gt;Higgins, E Tory&lt;/author&gt;&lt;/authors&gt;&lt;/contributors&gt;&lt;titles&gt;&lt;title&gt;We ask men to win and women not to lose: Closing the gender gap in startup funding&lt;/title&gt;&lt;secondary-title&gt;Academy of Management Journal&lt;/secondary-title&gt;&lt;/titles&gt;&lt;periodical&gt;&lt;full-title&gt;ACADEMY OF MANAGEMENT JOURNAL&lt;/full-title&gt;&lt;abbr-1&gt;ACAD MANAGE J&lt;/abbr-1&gt;&lt;/periodical&gt;&lt;pages&gt;586-614&lt;/pages&gt;&lt;volume&gt;61&lt;/volume&gt;&lt;number&gt;2&lt;/number&gt;&lt;dates&gt;&lt;year&gt;2018&lt;/year&gt;&lt;/dates&gt;&lt;isbn&gt;0001-4273&lt;/isbn&gt;&lt;urls&gt;&lt;/urls&gt;&lt;/record&gt;&lt;/Cite&gt;&lt;/EndNote&gt;</w:instrText>
      </w:r>
      <w:r>
        <w:rPr>
          <w:rFonts w:cs="Times New Roman"/>
          <w:szCs w:val="24"/>
        </w:rPr>
        <w:fldChar w:fldCharType="separate"/>
      </w:r>
      <w:r>
        <w:rPr>
          <w:rFonts w:cs="Times New Roman"/>
          <w:noProof/>
          <w:szCs w:val="24"/>
        </w:rPr>
        <w:t>(Huang, Ivković, Jiang, &amp; Wang, 2023; Kanze, Huang, Conley, &amp; Higgins, 2018)</w:t>
      </w:r>
      <w:r>
        <w:rPr>
          <w:rFonts w:cs="Times New Roman"/>
          <w:szCs w:val="24"/>
        </w:rPr>
        <w:fldChar w:fldCharType="end"/>
      </w:r>
      <w:r>
        <w:t xml:space="preserve">. Ventures are selected from a large applicant pool, pay no fee to participate, and compete for a cash prize of $100,000. Each venture is allotted approximately twelve minutes to present their ideas: roughly six minutes of uninterrupted presentation followed by roughly six minutes of questioning by a panel of judges composed of angel investors, venture capitalists, and experienced entrepreneurs. The competition is a visible venue in the entrepreneurial ecosystem; its </w:t>
      </w:r>
      <w:r>
        <w:lastRenderedPageBreak/>
        <w:t xml:space="preserve">alumni include founders of Dropbox, Fitbit, and Mint, and as of 2025 participating ventures had collectively raised more than $32 billion in funding and produced over 250 exits </w:t>
      </w:r>
      <w:r>
        <w:rPr>
          <w:rFonts w:cs="Times New Roman"/>
          <w:szCs w:val="24"/>
        </w:rPr>
        <w:fldChar w:fldCharType="begin"/>
      </w:r>
      <w:r>
        <w:rPr>
          <w:rFonts w:cs="Times New Roman"/>
          <w:szCs w:val="24"/>
        </w:rPr>
        <w:instrText xml:space="preserve"> ADDIN EN.CITE &lt;EndNote&gt;&lt;Cite&gt;&lt;Author&gt;Kanze&lt;/Author&gt;&lt;Year&gt;2018&lt;/Year&gt;&lt;RecNum&gt;2&lt;/RecNum&gt;&lt;DisplayText&gt;(Kanze et al., 2018)&lt;/DisplayText&gt;&lt;record&gt;&lt;rec-number&gt;2&lt;/rec-number&gt;&lt;foreign-keys&gt;&lt;key app="EN" db-id="90xapazwg5x5reewpvbv29r1tpaswrf2azpa" timestamp="1668857072"&gt;2&lt;/key&gt;&lt;/foreign-keys&gt;&lt;ref-type name="Journal Article"&gt;17&lt;/ref-type&gt;&lt;contributors&gt;&lt;authors&gt;&lt;author&gt;Kanze, Dana&lt;/author&gt;&lt;author&gt;Huang, Laura&lt;/author&gt;&lt;author&gt;Conley, Mark&lt;/author&gt;&lt;author&gt;Higgins, E Tory&lt;/author&gt;&lt;/authors&gt;&lt;/contributors&gt;&lt;titles&gt;&lt;title&gt;We ask men to win and women not to lose: Closing the gender gap in startup funding&lt;/title&gt;&lt;secondary-title&gt;Academy of Management Journal&lt;/secondary-title&gt;&lt;/titles&gt;&lt;periodical&gt;&lt;full-title&gt;ACADEMY OF MANAGEMENT JOURNAL&lt;/full-title&gt;&lt;abbr-1&gt;ACAD MANAGE J&lt;/abbr-1&gt;&lt;/periodical&gt;&lt;pages&gt;586-614&lt;/pages&gt;&lt;volume&gt;61&lt;/volume&gt;&lt;number&gt;2&lt;/number&gt;&lt;dates&gt;&lt;year&gt;2018&lt;/year&gt;&lt;/dates&gt;&lt;isbn&gt;0001-4273&lt;/isbn&gt;&lt;urls&gt;&lt;/urls&gt;&lt;/record&gt;&lt;/Cite&gt;&lt;/EndNote&gt;</w:instrText>
      </w:r>
      <w:r>
        <w:rPr>
          <w:rFonts w:cs="Times New Roman"/>
          <w:szCs w:val="24"/>
        </w:rPr>
        <w:fldChar w:fldCharType="separate"/>
      </w:r>
      <w:r>
        <w:rPr>
          <w:rFonts w:cs="Times New Roman"/>
          <w:szCs w:val="24"/>
        </w:rPr>
        <w:t>(Kanze et al., 2018)</w:t>
      </w:r>
      <w:r>
        <w:rPr>
          <w:rFonts w:cs="Times New Roman"/>
          <w:szCs w:val="24"/>
        </w:rPr>
        <w:fldChar w:fldCharType="end"/>
      </w:r>
      <w:r>
        <w:t>.</w:t>
      </w:r>
    </w:p>
    <w:p w14:paraId="4A5A754B" w14:textId="602E4298" w:rsidR="00EF737C" w:rsidRDefault="00EF737C" w:rsidP="00EF737C">
      <w:pPr>
        <w:pStyle w:val="Text"/>
        <w:ind w:firstLine="0"/>
        <w:rPr>
          <w:rFonts w:eastAsia="Times New Roman"/>
          <w:b/>
          <w:bCs/>
        </w:rPr>
      </w:pPr>
      <w:r>
        <w:rPr>
          <w:rFonts w:eastAsia="Times New Roman"/>
          <w:b/>
          <w:bCs/>
        </w:rPr>
        <w:t>4.2. Data collection</w:t>
      </w:r>
    </w:p>
    <w:p w14:paraId="50C9C28A" w14:textId="1512ECEB" w:rsidR="005B6BB9" w:rsidRPr="005418BA" w:rsidRDefault="005B6BB9" w:rsidP="005B6BB9">
      <w:pPr>
        <w:rPr>
          <w:rFonts w:cs="Times New Roman"/>
          <w:szCs w:val="24"/>
        </w:rPr>
      </w:pPr>
      <w:r>
        <w:rPr>
          <w:rFonts w:cs="Times New Roman"/>
          <w:szCs w:val="24"/>
        </w:rPr>
        <w:tab/>
      </w:r>
      <w:r>
        <w:rPr>
          <w:rFonts w:cs="Times New Roman"/>
          <w:b/>
          <w:bCs/>
          <w:i/>
          <w:iCs/>
          <w:szCs w:val="24"/>
        </w:rPr>
        <w:t>Data collection.</w:t>
      </w:r>
      <w:r>
        <w:rPr>
          <w:rFonts w:cs="Times New Roman"/>
          <w:i/>
          <w:iCs/>
          <w:szCs w:val="24"/>
        </w:rPr>
        <w:t xml:space="preserve"> </w:t>
      </w:r>
      <w:r>
        <w:rPr>
          <w:rFonts w:cs="Times New Roman"/>
          <w:szCs w:val="24"/>
        </w:rPr>
        <w:t xml:space="preserve">We collected the data by obtaining all available, unedited video recordings from TechCrunch’s YouTube account. Thus, our sample included all available pitches with video recordings between 2009 and 2023, yielding a total of 376 pitch presentations. We used the video recordings, LinkedIn, Crunchbase, and TechCrunch’s websites to collect additional data on the entrepreneurs. </w:t>
      </w:r>
      <w:r>
        <w:t>From those 376 ventures we made two further exclusions before estimation. We dropped six ventures whose transcripts contained fewer than 300 words, because a transcript that short does not permit a meaningful reconstruction of a venture’s theory, and 25 ventures for which the venture’s status could not be resolved.</w:t>
      </w:r>
      <w:r>
        <w:rPr>
          <w:rFonts w:cs="Times New Roman"/>
          <w:szCs w:val="24"/>
        </w:rPr>
        <w:t xml:space="preserve"> </w:t>
      </w:r>
      <w:r>
        <w:rPr>
          <w:rFonts w:eastAsia="Times New Roman" w:cs="Times New Roman"/>
          <w:szCs w:val="24"/>
        </w:rPr>
        <w:t>T-tests revealed no differences between our final sample and the initial sample in terms of venture type and entrepreneurs’ gender.</w:t>
      </w:r>
      <w:r>
        <w:rPr>
          <w:rFonts w:cs="Times New Roman"/>
          <w:szCs w:val="24"/>
        </w:rPr>
        <w:t xml:space="preserve"> </w:t>
      </w:r>
      <w:r>
        <w:t>This yields 345 ventures, nested within 37 competition events.</w:t>
      </w:r>
    </w:p>
    <w:p w14:paraId="427BEA8B" w14:textId="58FB59BF" w:rsidR="00EF737C" w:rsidRPr="00FD011D" w:rsidRDefault="00EF737C" w:rsidP="005B6BB9">
      <w:pPr>
        <w:ind w:firstLine="0"/>
      </w:pPr>
      <w:r>
        <w:t xml:space="preserve">Of our 345 ventures, 68 (19.7%) had failed, 79 (22.9%) had exited through acquisition (75) or an initial public offering (4), and 198 (57.4%) were still operating independently. </w:t>
      </w:r>
    </w:p>
    <w:p w14:paraId="298BA94F" w14:textId="604F6A81" w:rsidR="005B6BB9" w:rsidRDefault="005B6BB9" w:rsidP="005B6BB9">
      <w:pPr>
        <w:pStyle w:val="Text"/>
        <w:ind w:firstLine="0"/>
        <w:rPr>
          <w:rFonts w:eastAsia="Times New Roman"/>
          <w:b/>
          <w:bCs/>
        </w:rPr>
      </w:pPr>
      <w:r>
        <w:rPr>
          <w:rFonts w:eastAsia="Times New Roman"/>
          <w:b/>
          <w:bCs/>
        </w:rPr>
        <w:t>4.3. Measures</w:t>
      </w:r>
    </w:p>
    <w:p w14:paraId="20218F5A" w14:textId="7474C789" w:rsidR="00656850" w:rsidRDefault="005B6BB9" w:rsidP="00656850">
      <w:pPr>
        <w:ind w:firstLine="709"/>
      </w:pPr>
      <w:r>
        <w:rPr>
          <w:b/>
          <w:bCs/>
          <w:i/>
          <w:iCs/>
        </w:rPr>
        <w:t>Dependent variable.</w:t>
      </w:r>
      <w:r>
        <w:t xml:space="preserve"> Our dependent variable is a binary indicator of new venture survival, coded 1 for ventures that had not failed as of the census date of our study (August 2026) and 0 for ventures that had failed. Following </w:t>
      </w:r>
      <w:r>
        <w:fldChar w:fldCharType="begin"/>
      </w:r>
      <w:r>
        <w:instrText xml:space="preserve"> ADDIN EN.CITE &lt;EndNote&gt;&lt;Cite AuthorYear="1"&gt;&lt;Author&gt;Blohm&lt;/Author&gt;&lt;Year&gt;2022&lt;/Year&gt;&lt;RecNum&gt;71&lt;/RecNum&gt;&lt;DisplayText&gt;Blohm, Antretter, Sirén, Grichnik, and Wincent (2022)&lt;/DisplayText&gt;&lt;record&gt;&lt;rec-number&gt;71&lt;/rec-number&gt;&lt;foreign-keys&gt;&lt;key app="EN" db-id="90xapazwg5x5reewpvbv29r1tpaswrf2azpa" timestamp="1669197684"&gt;71&lt;/key&gt;&lt;/foreign-keys&gt;&lt;ref-type name="Journal Article"&gt;17&lt;/ref-type&gt;&lt;contributors&gt;&lt;authors&gt;&lt;author&gt;Blohm, Ivo&lt;/author&gt;&lt;author&gt;Antretter, Torben&lt;/author&gt;&lt;author&gt;Sirén, Charlotta&lt;/author&gt;&lt;author&gt;Grichnik, Dietmar&lt;/author&gt;&lt;author&gt;Wincent, Joakim&lt;/author&gt;&lt;/authors&gt;&lt;/contributors&gt;&lt;titles&gt;&lt;title&gt;It’s a peoples game, isn’t it?! A comparison between the investment returns of business angels and machine learning algorithms&lt;/title&gt;&lt;secondary-title&gt;Entrepreneurship Theory and Practice&lt;/secondary-title&gt;&lt;/titles&gt;&lt;periodical&gt;&lt;full-title&gt;ENTREPRENEURSHIP THEORY AND PRACTICE&lt;/full-title&gt;&lt;abbr-1&gt;ENTREP THEORY PRACT&lt;/abbr-1&gt;&lt;/periodical&gt;&lt;pages&gt;1054-1091&lt;/pages&gt;&lt;volume&gt;46&lt;/volume&gt;&lt;number&gt;4&lt;/number&gt;&lt;dates&gt;&lt;year&gt;2022&lt;/year&gt;&lt;/dates&gt;&lt;isbn&gt;1042-2587&lt;/isbn&gt;&lt;urls&gt;&lt;/urls&gt;&lt;/record&gt;&lt;/Cite&gt;&lt;/EndNote&gt;</w:instrText>
      </w:r>
      <w:r>
        <w:fldChar w:fldCharType="separate"/>
      </w:r>
      <w:r>
        <w:rPr>
          <w:noProof/>
        </w:rPr>
        <w:t>Blohm, Antretter, Sirén, Grichnik, and Wincent (2022)</w:t>
      </w:r>
      <w:r>
        <w:fldChar w:fldCharType="end"/>
      </w:r>
      <w:r>
        <w:t xml:space="preserve">, we performed an automated company search on the internet to obtain information on whether the company was still operating </w:t>
      </w:r>
      <w:r>
        <w:fldChar w:fldCharType="begin"/>
      </w:r>
      <w:r>
        <w:instrText xml:space="preserve"> ADDIN EN.CITE &lt;EndNote&gt;&lt;Cite&gt;&lt;Author&gt;Raz&lt;/Author&gt;&lt;Year&gt;2007&lt;/Year&gt;&lt;RecNum&gt;723&lt;/RecNum&gt;&lt;Prefix&gt;see also &lt;/Prefix&gt;&lt;DisplayText&gt;(see also Raz &amp;amp; Gloor, 2007)&lt;/DisplayText&gt;&lt;record&gt;&lt;rec-number&gt;723&lt;/rec-number&gt;&lt;foreign-keys&gt;&lt;key app="EN" db-id="90xapazwg5x5reewpvbv29r1tpaswrf2azpa" timestamp="1691870718"&gt;723&lt;/key&gt;&lt;/foreign-keys&gt;&lt;ref-type name="Journal Article"&gt;17&lt;/ref-type&gt;&lt;contributors&gt;&lt;authors&gt;&lt;author&gt;Raz, Ornit&lt;/author&gt;&lt;author&gt;Gloor, Peter A&lt;/author&gt;&lt;/authors&gt;&lt;/contributors&gt;&lt;titles&gt;&lt;title&gt;Size really matters—new insights for start-ups’ survival&lt;/title&gt;&lt;secondary-title&gt;Management Science&lt;/secondary-title&gt;&lt;/titles&gt;&lt;periodical&gt;&lt;full-title&gt;MANAGEMENT SCIENCE&lt;/full-title&gt;&lt;abbr-1&gt;MANAGE SCI&lt;/abbr-1&gt;&lt;/periodical&gt;&lt;pages&gt;169-177&lt;/pages&gt;&lt;volume&gt;53&lt;/volume&gt;&lt;number&gt;2&lt;/number&gt;&lt;dates&gt;&lt;year&gt;2007&lt;/year&gt;&lt;/dates&gt;&lt;isbn&gt;0025-1909&lt;/isbn&gt;&lt;urls&gt;&lt;/urls&gt;&lt;/record&gt;&lt;/Cite&gt;&lt;/EndNote&gt;</w:instrText>
      </w:r>
      <w:r>
        <w:fldChar w:fldCharType="separate"/>
      </w:r>
      <w:r>
        <w:rPr>
          <w:noProof/>
        </w:rPr>
        <w:t>(see also Raz &amp; Gloor, 2007)</w:t>
      </w:r>
      <w:r>
        <w:fldChar w:fldCharType="end"/>
      </w:r>
      <w:r>
        <w:t>.</w:t>
      </w:r>
      <w:r>
        <w:rPr>
          <w:sz w:val="15"/>
        </w:rPr>
        <w:t xml:space="preserve"> </w:t>
      </w:r>
      <w:r>
        <w:t xml:space="preserve">Specifically, a new venture was coded as “dead” when the website returned an error or the content of the website indicated that operations had ceased. New ventures that were acquired or went public were coded as “survivors,” because neither constitutes a failure of the venture’s initial theory. </w:t>
      </w:r>
    </w:p>
    <w:p w14:paraId="253C8805" w14:textId="10B3C865" w:rsidR="00656850" w:rsidRDefault="00656850" w:rsidP="00656850">
      <w:pPr>
        <w:ind w:firstLine="709"/>
      </w:pPr>
      <w:r>
        <w:t xml:space="preserve">We then used the internet archiving tool </w:t>
      </w:r>
      <w:r>
        <w:rPr>
          <w:i/>
          <w:iCs/>
        </w:rPr>
        <w:t xml:space="preserve">Wayback Machine </w:t>
      </w:r>
      <w:r>
        <w:t xml:space="preserve">(https://archive.org), which </w:t>
      </w:r>
      <w:r>
        <w:lastRenderedPageBreak/>
        <w:t xml:space="preserve">regularly stores versions of publicly accessible websites, to infer each of the new ventures’ time of death. The Wayback Machine has been used regularly in management and entrepreneurship research to investigate archived website content and infer company age </w:t>
      </w:r>
      <w:r>
        <w:fldChar w:fldCharType="begin">
          <w:fldData xml:space="preserve">PEVuZE5vdGU+PENpdGU+PEF1dGhvcj5GdW5rPC9BdXRob3I+PFllYXI+MjAxNDwvWWVhcj48UmVj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</w:fldData>
        </w:fldChar>
      </w:r>
      <w:r>
        <w:instrText xml:space="preserve"> ADDIN EN.CITE </w:instrText>
      </w:r>
      <w:r>
        <w:fldChar w:fldCharType="begin">
          <w:fldData xml:space="preserve">PEVuZE5vdGU+PENpdGU+PEF1dGhvcj5GdW5rPC9BdXRob3I+PFllYXI+MjAxNDwvWWVhcj48UmVj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</w:fldData>
        </w:fldChar>
      </w:r>
      <w:r>
        <w:instrText xml:space="preserve"> ADDIN EN.CITE.DATA </w:instrText>
      </w:r>
      <w:r>
        <w:fldChar w:fldCharType="end"/>
      </w:r>
      <w:r>
        <w:fldChar w:fldCharType="separate"/>
      </w:r>
      <w:r>
        <w:rPr>
          <w:noProof/>
        </w:rPr>
        <w:t>(e.g., Blohm et al., 2022; Funk, 2014; Scott, Shu, &amp; Lubynsky, 2020; Wry, Lounsbury, &amp; Jennings, 2014)</w:t>
      </w:r>
      <w:r>
        <w:fldChar w:fldCharType="end"/>
      </w:r>
      <w:r>
        <w:t>. If a venture was still alive, we inferred that a new venture was surviving until the end of our study period (i.e., right-</w:t>
      </w:r>
      <w:r>
        <w:softHyphen/>
        <w:t xml:space="preserve"> censoring data), which is a common approach in survival analysis </w:t>
      </w:r>
      <w:r>
        <w:fldChar w:fldCharType="begin"/>
      </w:r>
      <w:r>
        <w:instrText xml:space="preserve"> ADDIN EN.CITE &lt;EndNote&gt;&lt;Cite&gt;&lt;Author&gt;Blohm&lt;/Author&gt;&lt;Year&gt;2022&lt;/Year&gt;&lt;RecNum&gt;71&lt;/RecNum&gt;&lt;DisplayText&gt;(Blohm et al., 2022)&lt;/DisplayText&gt;&lt;record&gt;&lt;rec-number&gt;71&lt;/rec-number&gt;&lt;foreign-keys&gt;&lt;key app="EN" db-id="90xapazwg5x5reewpvbv29r1tpaswrf2azpa" timestamp="1669197684"&gt;71&lt;/key&gt;&lt;/foreign-keys&gt;&lt;ref-type name="Journal Article"&gt;17&lt;/ref-type&gt;&lt;contributors&gt;&lt;authors&gt;&lt;author&gt;Blohm, Ivo&lt;/author&gt;&lt;author&gt;Antretter, Torben&lt;/author&gt;&lt;author&gt;Sirén, Charlotta&lt;/author&gt;&lt;author&gt;Grichnik, Dietmar&lt;/author&gt;&lt;author&gt;Wincent, Joakim&lt;/author&gt;&lt;/authors&gt;&lt;/contributors&gt;&lt;titles&gt;&lt;title&gt;It’s a peoples game, isn’t it?! A comparison between the investment returns of business angels and machine learning algorithms&lt;/title&gt;&lt;secondary-title&gt;Entrepreneurship Theory and Practice&lt;/secondary-title&gt;&lt;/titles&gt;&lt;periodical&gt;&lt;full-title&gt;ENTREPRENEURSHIP THEORY AND PRACTICE&lt;/full-title&gt;&lt;abbr-1&gt;ENTREP THEORY PRACT&lt;/abbr-1&gt;&lt;/periodical&gt;&lt;pages&gt;1054-1091&lt;/pages&gt;&lt;volume&gt;46&lt;/volume&gt;&lt;number&gt;4&lt;/number&gt;&lt;dates&gt;&lt;year&gt;2022&lt;/year&gt;&lt;/dates&gt;&lt;isbn&gt;1042-2587&lt;/isbn&gt;&lt;urls&gt;&lt;/urls&gt;&lt;/record&gt;&lt;/Cite&gt;&lt;/EndNote&gt;</w:instrText>
      </w:r>
      <w:r>
        <w:fldChar w:fldCharType="separate"/>
      </w:r>
      <w:r>
        <w:rPr>
          <w:noProof/>
        </w:rPr>
        <w:t>(Blohm et al., 2022)</w:t>
      </w:r>
      <w:r>
        <w:fldChar w:fldCharType="end"/>
      </w:r>
      <w:r>
        <w:t>. The data was measured monthly. For each venture, we collected the time span between the time of the pitch and the time of death/end of the study period in months.</w:t>
      </w:r>
    </w:p>
    <w:p w14:paraId="024EED8C" w14:textId="00F2426C" w:rsidR="00EF737C" w:rsidRDefault="00656850" w:rsidP="002F2C10">
      <w:pPr>
        <w:pStyle w:val="Text"/>
        <w:ind w:firstLine="432"/>
        <w:rPr>
          <w:rFonts w:eastAsiaTheme="minorHAnsi" w:cstheme="minorBidi"/>
          <w:szCs w:val="20"/>
          <w:lang w:val="en-GB" w:eastAsia="en-US"/>
        </w:rPr>
      </w:pPr>
      <w:r>
        <w:rPr>
          <w:rFonts w:eastAsiaTheme="minorHAnsi" w:cstheme="minorBidi"/>
          <w:b/>
          <w:bCs/>
          <w:i/>
          <w:iCs/>
          <w:szCs w:val="20"/>
          <w:lang w:val="en-GB" w:eastAsia="en-US"/>
        </w:rPr>
        <w:t xml:space="preserve">Independent variables. </w:t>
      </w:r>
      <w:r>
        <w:rPr>
          <w:rFonts w:eastAsiaTheme="minorHAnsi" w:cstheme="minorBidi"/>
          <w:szCs w:val="20"/>
          <w:lang w:val="en-GB" w:eastAsia="en-US"/>
        </w:rPr>
        <w:t>We operationalize</w:t>
      </w:r>
      <w:r>
        <w:rPr>
          <w:rFonts w:eastAsiaTheme="minorHAnsi" w:cstheme="minorBidi"/>
          <w:b/>
          <w:bCs/>
          <w:i/>
          <w:iCs/>
          <w:szCs w:val="20"/>
          <w:lang w:val="en-GB" w:eastAsia="en-US"/>
        </w:rPr>
        <w:t xml:space="preserve"> </w:t>
      </w:r>
      <w:r>
        <w:rPr>
          <w:rFonts w:eastAsiaTheme="minorHAnsi" w:cstheme="minorBidi"/>
          <w:i/>
          <w:iCs/>
          <w:szCs w:val="20"/>
          <w:lang w:val="en-GB" w:eastAsia="en-US"/>
        </w:rPr>
        <w:t>theory breadth</w:t>
      </w:r>
      <w:r>
        <w:rPr>
          <w:rFonts w:eastAsiaTheme="minorHAnsi" w:cstheme="minorBidi"/>
          <w:szCs w:val="20"/>
          <w:lang w:val="en-GB" w:eastAsia="en-US"/>
        </w:rPr>
        <w:t xml:space="preserve"> is the number of distinct causal premises contained in the theory a founder articulates on stage. We retrieve it through a structured, premise-level content analysis of the founders’ presentation content. Each presentation transcript was parsed by a large language model (GPT-4o-mini, temperature set to zero) following a detailed codebook that defines a premise as a distinct causal claim linking a resource, activity, or design choice to a value outcome, and that specifies decision rules for splitting compound claims and for excluding purely descriptive or promotional statements (see Appendix X for technical details). We conducted six independent runs, and measured theory breadth as the median premise count across those runs (pairwise correlations of premise counts between runs range from .79 to .81).</w:t>
      </w:r>
    </w:p>
    <w:p w14:paraId="1BE1A2F2" w14:textId="14CE0EDD" w:rsidR="00AF4620" w:rsidRDefault="00AF4620" w:rsidP="00AF4620">
      <w:pPr>
        <w:ind w:firstLine="720"/>
      </w:pPr>
      <w:r>
        <w:t xml:space="preserve">To operationalize </w:t>
      </w:r>
      <w:r>
        <w:rPr>
          <w:i/>
          <w:iCs/>
        </w:rPr>
        <w:t>theory modularity</w:t>
      </w:r>
      <w:r>
        <w:t xml:space="preserve">, we build on </w:t>
      </w:r>
      <w:r>
        <w:fldChar w:fldCharType="begin"/>
      </w:r>
      <w:r>
        <w:instrText xml:space="preserve"> ADDIN EN.CITE &lt;EndNote&gt;&lt;Cite AuthorYear="1"&gt;&lt;Author&gt;Simon&lt;/Author&gt;&lt;Year&gt;1962&lt;/Year&gt;&lt;RecNum&gt;1778&lt;/RecNum&gt;&lt;DisplayText&gt;Simon (1962)&lt;/DisplayText&gt;&lt;record&gt;&lt;rec-number&gt;1778&lt;/rec-number&gt;&lt;foreign-keys&gt;&lt;key app="EN" db-id="90xapazwg5x5reewpvbv29r1tpaswrf2azpa" timestamp="1787387437"&gt;1778&lt;/key&gt;&lt;/foreign-keys&gt;&lt;ref-type name="Journal Article"&gt;17&lt;/ref-type&gt;&lt;contributors&gt;&lt;authors&gt;&lt;author&gt;Simon, Herbert A&lt;/author&gt;&lt;/authors&gt;&lt;/contributors&gt;&lt;titles&gt;&lt;title&gt;The architecture of complexity&lt;/title&gt;&lt;secondary-title&gt;Proceedings of the American Philosophical Society&lt;/secondary-title&gt;&lt;/titles&gt;&lt;periodical&gt;&lt;full-title&gt;PROCEEDINGS OF THE AMERICAN PHILOSOPHICAL SOCIETY&lt;/full-title&gt;&lt;abbr-1&gt;P AM PHILOS SOC&lt;/abbr-1&gt;&lt;/periodical&gt;&lt;pages&gt;467–482&lt;/pages&gt;&lt;volume&gt;106&lt;/volume&gt;&lt;number&gt;1&lt;/number&gt;&lt;dates&gt;&lt;year&gt;1962&lt;/year&gt;&lt;/dates&gt;&lt;publisher&gt;Springer&lt;/publisher&gt;&lt;isbn&gt;3642279228&lt;/isbn&gt;&lt;urls&gt;&lt;/urls&gt;&lt;/record&gt;&lt;/Cite&gt;&lt;/EndNote&gt;</w:instrText>
      </w:r>
      <w:r>
        <w:fldChar w:fldCharType="separate"/>
      </w:r>
      <w:r>
        <w:rPr>
          <w:noProof/>
        </w:rPr>
        <w:t>Simon's (1962)</w:t>
      </w:r>
      <w:r>
        <w:fldChar w:fldCharType="end"/>
      </w:r>
      <w:r>
        <w:t xml:space="preserve"> notion of near-decomposability and its application to strategic problem-solving </w:t>
      </w:r>
      <w:r>
        <w:fldChar w:fldCharType="begin"/>
      </w:r>
      <w:r>
        <w:instrText xml:space="preserve"> ADDIN EN.CITE &lt;EndNote&gt;&lt;Cite&gt;&lt;Author&gt;Nickerson&lt;/Author&gt;&lt;Year&gt;2004&lt;/Year&gt;&lt;RecNum&gt;1775&lt;/RecNum&gt;&lt;DisplayText&gt;(Nickerson &amp;amp; Zenger, 2004)&lt;/DisplayText&gt;&lt;record&gt;&lt;rec-number&gt;1775&lt;/rec-number&gt;&lt;foreign-keys&gt;&lt;key app="EN" db-id="90xapazwg5x5reewpvbv29r1tpaswrf2azpa" timestamp="1787387356"&gt;1775&lt;/key&gt;&lt;/foreign-keys&gt;&lt;ref-type name="Journal Article"&gt;17&lt;/ref-type&gt;&lt;contributors&gt;&lt;authors&gt;&lt;author&gt;Nickerson, Jack A&lt;/author&gt;&lt;author&gt;Zenger, Todd R&lt;/author&gt;&lt;/authors&gt;&lt;/contributors&gt;&lt;titles&gt;&lt;title&gt;A knowledge-based theory of the firm—The problem-solving perspective&lt;/title&gt;&lt;secondary-title&gt;Organization science&lt;/secondary-title&gt;&lt;/titles&gt;&lt;periodical&gt;&lt;full-title&gt;ORGANIZATION SCIENCE&lt;/full-title&gt;&lt;abbr-1&gt;ORGAN SCI&lt;/abbr-1&gt;&lt;/periodical&gt;&lt;pages&gt;617-632&lt;/pages&gt;&lt;volume&gt;15&lt;/volume&gt;&lt;number&gt;6&lt;/number&gt;&lt;dates&gt;&lt;year&gt;2004&lt;/year&gt;&lt;/dates&gt;&lt;isbn&gt;1047-7039&lt;/isbn&gt;&lt;urls&gt;&lt;/urls&gt;&lt;/record&gt;&lt;/Cite&gt;&lt;/EndNote&gt;</w:instrText>
      </w:r>
      <w:r>
        <w:fldChar w:fldCharType="separate"/>
      </w:r>
      <w:r>
        <w:rPr>
          <w:noProof/>
        </w:rPr>
        <w:t>(Nickerson &amp; Zenger, 2004)</w:t>
      </w:r>
      <w:r>
        <w:fldChar w:fldCharType="end"/>
      </w:r>
      <w:r>
        <w:t xml:space="preserve">, we treat an entrepreneurial theory as decomposable into strategic domains — sets of premises that address a common aspect of the venture’s value proposition </w:t>
      </w:r>
      <w:r>
        <w:fldChar w:fldCharType="begin"/>
      </w:r>
      <w:r>
        <w:instrText xml:space="preserve"> ADDIN EN.CITE &lt;EndNote&gt;&lt;Cite&gt;&lt;Author&gt;Felin&lt;/Author&gt;&lt;Year&gt;2017&lt;/Year&gt;&lt;RecNum&gt;1774&lt;/RecNum&gt;&lt;DisplayText&gt;(Felin &amp;amp; Zenger, 2017)&lt;/DisplayText&gt;&lt;record&gt;&lt;rec-number&gt;1774&lt;/rec-number&gt;&lt;foreign-keys&gt;&lt;key app="EN" db-id="90xapazwg5x5reewpvbv29r1tpaswrf2azpa" timestamp="1787387341"&gt;1774&lt;/key&gt;&lt;/foreign-keys&gt;&lt;ref-type name="Journal Article"&gt;17&lt;/ref-type&gt;&lt;contributors&gt;&lt;authors&gt;&lt;author&gt;Felin, Teppo&lt;/author&gt;&lt;author&gt;Zenger, Todd R&lt;/author&gt;&lt;/authors&gt;&lt;/contributors&gt;&lt;titles&gt;&lt;title&gt;The theory-based view: Economic actors as theorists&lt;/title&gt;&lt;secondary-title&gt;Strategy Science&lt;/secondary-title&gt;&lt;/titles&gt;&lt;periodical&gt;&lt;full-title&gt;Strategy Science&lt;/full-title&gt;&lt;/periodical&gt;&lt;pages&gt;258-271&lt;/pages&gt;&lt;volume&gt;2&lt;/volume&gt;&lt;number&gt;4&lt;/number&gt;&lt;dates&gt;&lt;year&gt;2017&lt;/year&gt;&lt;/dates&gt;&lt;isbn&gt;2333-2050&lt;/isbn&gt;&lt;urls&gt;&lt;/urls&gt;&lt;/record&gt;&lt;/Cite&gt;&lt;/EndNote&gt;</w:instrText>
      </w:r>
      <w:r>
        <w:fldChar w:fldCharType="separate"/>
      </w:r>
      <w:r>
        <w:rPr>
          <w:noProof/>
        </w:rPr>
        <w:t>(Felin &amp; Zenger, 2017)</w:t>
      </w:r>
      <w:r>
        <w:fldChar w:fldCharType="end"/>
      </w:r>
      <w:r>
        <w:t xml:space="preserve">. Our interest is not in whether such domains exist, which the coding procedure establishes, but in how the theory’s premises are distributed across them. We define theory modularity as the differentiation of that distribution: a theory is modular to the degree that one domain carries substantive weight while others remain subordinate but substantial. At one extreme, premises are </w:t>
      </w:r>
      <w:r>
        <w:lastRenderedPageBreak/>
        <w:t>spread evenly across domains, so that no domain anchors the theory and no part can be revised without touching the rest. At the other, a single domain absorbs nearly all premises while the remainder fragment into isolated claims that contribute nothing to the whole.</w:t>
      </w:r>
    </w:p>
    <w:p w14:paraId="3609757A" w14:textId="55526D62" w:rsidR="00AF4620" w:rsidRPr="00AF4620" w:rsidRDefault="00AF4620" w:rsidP="00A060B5">
      <w:pPr>
        <w:ind w:firstLine="720"/>
      </w:pPr>
      <w:r>
        <w:t xml:space="preserve">Specifically, we measure theory modularity as the standard deviation of individual domain sizes within a pitch. For each pitch and run we record the number of premises assigned to each domain and compute the sample standard deviation of those counts; the venture-level measure is the mean across the three runs. Low values indicate an evenly partitioned theory in which no domain anchors the whole; high values indicate a single dominant domain surrounded by isolated residual claims. For example, a theory of eight premises distributed 3–3–2 score 0.58; eight premises distributed as 4–2–1–1 score 1.41; and a 7–1 theory scores 4.24. </w:t>
      </w:r>
    </w:p>
    <w:p w14:paraId="5CBC645C" w14:textId="73B2C1C6" w:rsidR="002F2C10" w:rsidRDefault="002F2C10" w:rsidP="002F2C10">
      <w:pPr>
        <w:ind w:firstLine="720"/>
      </w:pPr>
      <w:r>
        <w:rPr>
          <w:b/>
          <w:bCs/>
          <w:i/>
          <w:iCs/>
        </w:rPr>
        <w:t>Control variables.</w:t>
      </w:r>
      <w:r>
        <w:t xml:space="preserve"> We adjust for eleven pitch-, founder-, and environment-level control variables. First, on the pitch level, we control for </w:t>
      </w:r>
      <w:r>
        <w:rPr>
          <w:i/>
          <w:iCs/>
        </w:rPr>
        <w:t>pitch length</w:t>
      </w:r>
      <w:r>
        <w:t xml:space="preserve">, measured in hundreds of words, to account for the fact that longer pitches mechanically afford more opportunity to state premises, and without this adjustment breadth would partly proxy for verbosity. </w:t>
      </w:r>
      <w:r>
        <w:rPr>
          <w:i/>
          <w:iCs/>
        </w:rPr>
        <w:t>Premise similarity</w:t>
      </w:r>
      <w:r>
        <w:t xml:space="preserve"> controls for the mean pairwise semantic similarity among a venture’s premises; it separates the number of distinct premises from their redundancy, so that a founder who states the same idea in several ways is not credited with a broad theory. </w:t>
      </w:r>
    </w:p>
    <w:p w14:paraId="4263008D" w14:textId="77F649D5" w:rsidR="002F2C10" w:rsidRPr="00FD011D" w:rsidRDefault="002F2C10" w:rsidP="002F2C10">
      <w:pPr>
        <w:ind w:firstLine="720"/>
      </w:pPr>
      <w:r>
        <w:t xml:space="preserve">At the founder level we control for gender (coded 1 for female founders) age and race, both estimated from video stills using an automated deep-learning face-analysis model </w:t>
      </w:r>
      <w:r>
        <w:fldChar w:fldCharType="begin"/>
      </w:r>
      <w:r>
        <w:instrText xml:space="preserve"> ADDIN EN.CITE &lt;EndNote&gt;&lt;Cite&gt;&lt;Author&gt;Serengil&lt;/Author&gt;&lt;Year&gt;2020&lt;/Year&gt;&lt;RecNum&gt;261&lt;/RecNum&gt;&lt;DisplayText&gt;(Serengil &amp;amp; Ozpinar, 2020, 2021)&lt;/DisplayText&gt;&lt;record&gt;&lt;rec-number&gt;261&lt;/rec-number&gt;&lt;foreign-keys&gt;&lt;key app="EN" db-id="90xapazwg5x5reewpvbv29r1tpaswrf2azpa" timestamp="1673690173"&gt;261&lt;/key&gt;&lt;/foreign-keys&gt;&lt;ref-type name="Conference Proceedings"&gt;10&lt;/ref-type&gt;&lt;contributors&gt;&lt;authors&gt;&lt;author&gt;Serengil, Sefik Ilkin&lt;/author&gt;&lt;author&gt;Ozpinar, Alper&lt;/author&gt;&lt;/authors&gt;&lt;/contributors&gt;&lt;titles&gt;&lt;title&gt;Lightface: A hybrid deep face recognition framework&lt;/title&gt;&lt;secondary-title&gt;Innovations in Intelligent Systems and Applications Conference (ASYU)&lt;/secondary-title&gt;&lt;/titles&gt;&lt;pages&gt;23-27&lt;/pages&gt;&lt;dates&gt;&lt;year&gt;2020&lt;/year&gt;&lt;/dates&gt;&lt;publisher&gt;IEEE&lt;/publisher&gt;&lt;isbn&gt;172819136X&lt;/isbn&gt;&lt;urls&gt;&lt;/urls&gt;&lt;/record&gt;&lt;/Cite&gt;&lt;Cite&gt;&lt;Author&gt;Serengil&lt;/Author&gt;&lt;Year&gt;2021&lt;/Year&gt;&lt;RecNum&gt;262&lt;/RecNum&gt;&lt;record&gt;&lt;rec-number&gt;262&lt;/rec-number&gt;&lt;foreign-keys&gt;&lt;key app="EN" db-id="90xapazwg5x5reewpvbv29r1tpaswrf2azpa" timestamp="1673690198"&gt;262&lt;/key&gt;&lt;/foreign-keys&gt;&lt;ref-type name="Conference Proceedings"&gt;10&lt;/ref-type&gt;&lt;contributors&gt;&lt;authors&gt;&lt;author&gt;Serengil, Sefik Ilkin&lt;/author&gt;&lt;author&gt;Ozpinar, Alper&lt;/author&gt;&lt;/authors&gt;&lt;/contributors&gt;&lt;titles&gt;&lt;title&gt;Hyperextended lightface: A facial attribute analysis framework&lt;/title&gt;&lt;secondary-title&gt;International Conference on Engineering and Emerging Technologies (ICEET)&lt;/secondary-title&gt;&lt;/titles&gt;&lt;pages&gt;1-4&lt;/pages&gt;&lt;dates&gt;&lt;year&gt;2021&lt;/year&gt;&lt;/dates&gt;&lt;publisher&gt;IEEE&lt;/publisher&gt;&lt;isbn&gt;1665427140&lt;/isbn&gt;&lt;urls&gt;&lt;/urls&gt;&lt;/record&gt;&lt;/Cite&gt;&lt;/EndNote&gt;</w:instrText>
      </w:r>
      <w:r>
        <w:fldChar w:fldCharType="separate"/>
      </w:r>
      <w:r>
        <w:rPr>
          <w:noProof/>
        </w:rPr>
        <w:t>(Serengil &amp; Ozpinar, 2020, 2021)</w:t>
      </w:r>
      <w:r>
        <w:fldChar w:fldCharType="end"/>
      </w:r>
      <w:r>
        <w:t xml:space="preserve">; race is operationalized as the model’s predicted probability that the founder is classified as white </w:t>
      </w:r>
      <w:r>
        <w:fldChar w:fldCharType="begin"/>
      </w:r>
      <w:r>
        <w:instrText xml:space="preserve"> ADDIN EN.CITE &lt;EndNote&gt;&lt;Cite&gt;&lt;Author&gt;Antretter&lt;/Author&gt;&lt;Year&gt;2025&lt;/Year&gt;&lt;RecNum&gt;1641&lt;/RecNum&gt;&lt;Prefix&gt;see also &lt;/Prefix&gt;&lt;DisplayText&gt;(see also Antretter, Lekkas, Djokovic, Souitaris, &amp;amp; Wincent, 2025)&lt;/DisplayText&gt;&lt;record&gt;&lt;rec-number&gt;1641&lt;/rec-number&gt;&lt;foreign-keys&gt;&lt;key app="EN" db-id="90xapazwg5x5reewpvbv29r1tpaswrf2azpa" timestamp="1754992000"&gt;1641&lt;/key&gt;&lt;/foreign-keys&gt;&lt;ref-type name="Journal Article"&gt;17&lt;/ref-type&gt;&lt;contributors&gt;&lt;authors&gt;&lt;author&gt;Antretter, Torben&lt;/author&gt;&lt;author&gt;Lekkas, Henrik Wesemann&lt;/author&gt;&lt;author&gt;Djokovic, Djordje&lt;/author&gt;&lt;author&gt;Souitaris, Vangelis&lt;/author&gt;&lt;author&gt;Wincent, Joakim&lt;/author&gt;&lt;/authors&gt;&lt;/contributors&gt;&lt;titles&gt;&lt;title&gt;Not what you expected to see? Obesity stereotypes, expectancy violations, and angel investment decisions&lt;/title&gt;&lt;secondary-title&gt;Journal of Business Venturing&lt;/secondary-title&gt;&lt;/titles&gt;&lt;periodical&gt;&lt;full-title&gt;JOURNAL OF BUSINESS VENTURING&lt;/full-title&gt;&lt;abbr-1&gt;J BUS VENTURING&lt;/abbr-1&gt;&lt;/periodical&gt;&lt;pages&gt;106510&lt;/pages&gt;&lt;volume&gt;40&lt;/volume&gt;&lt;number&gt;5&lt;/number&gt;&lt;dates&gt;&lt;year&gt;2025&lt;/year&gt;&lt;/dates&gt;&lt;isbn&gt;0883-9026&lt;/isbn&gt;&lt;urls&gt;&lt;/urls&gt;&lt;/record&gt;&lt;/Cite&gt;&lt;/EndNote&gt;</w:instrText>
      </w:r>
      <w:r>
        <w:fldChar w:fldCharType="separate"/>
      </w:r>
      <w:r>
        <w:rPr>
          <w:noProof/>
        </w:rPr>
        <w:t>(see also Antretter, Lekkas, Djokovic, Souitaris, &amp; Wincent, 2025)</w:t>
      </w:r>
      <w:r>
        <w:fldChar w:fldCharType="end"/>
      </w:r>
      <w:r>
        <w:t xml:space="preserve">. These adjustments follow evidence that founder demographics shape founders’ survival probabilities in the market place </w:t>
      </w:r>
      <w:r>
        <w:fldChar w:fldCharType="begin"/>
      </w:r>
      <w:r>
        <w:instrText xml:space="preserve"> ADDIN EN.CITE &lt;EndNote&gt;&lt;Cite&gt;&lt;Author&gt;Soto‐Simeone&lt;/Author&gt;&lt;Year&gt;2020&lt;/Year&gt;&lt;RecNum&gt;89&lt;/RecNum&gt;&lt;Prefix&gt;see &lt;/Prefix&gt;&lt;Suffix&gt; for an overview&lt;/Suffix&gt;&lt;DisplayText&gt;(see Soto‐Simeone et al., 2020 for an overview)&lt;/DisplayText&gt;&lt;record&gt;&lt;rec-number&gt;89&lt;/rec-number&gt;&lt;foreign-keys&gt;&lt;key app="EN" db-id="90xapazwg5x5reewpvbv29r1tpaswrf2azpa" timestamp="1670074538"&gt;89&lt;/key&gt;&lt;/foreign-keys&gt;&lt;ref-type name="Journal Article"&gt;17&lt;/ref-type&gt;&lt;contributors&gt;&lt;authors&gt;&lt;author&gt;Soto‐Simeone, Aracely&lt;/author&gt;&lt;author&gt;Sirén, Charlotta&lt;/author&gt;&lt;author&gt;Antretter, Torben&lt;/author&gt;&lt;/authors&gt;&lt;/contributors&gt;&lt;titles&gt;&lt;title&gt;New venture survival: A review and extension&lt;/title&gt;&lt;secondary-title&gt;International Journal of Management Reviews&lt;/secondary-title&gt;&lt;/titles&gt;&lt;periodical&gt;&lt;full-title&gt;INTERNATIONAL JOURNAL OF MANAGEMENT REVIEWS&lt;/full-title&gt;&lt;abbr-1&gt;INT J MANAG REV&lt;/abbr-1&gt;&lt;/periodical&gt;&lt;pages&gt;378-407&lt;/pages&gt;&lt;volume&gt;22&lt;/volume&gt;&lt;number&gt;4&lt;/number&gt;&lt;dates&gt;&lt;year&gt;2020&lt;/year&gt;&lt;/dates&gt;&lt;isbn&gt;1460-8545&lt;/isbn&gt;&lt;urls&gt;&lt;/urls&gt;&lt;/record&gt;&lt;/Cite&gt;&lt;/EndNote&gt;</w:instrText>
      </w:r>
      <w:r>
        <w:fldChar w:fldCharType="separate"/>
      </w:r>
      <w:r>
        <w:rPr>
          <w:noProof/>
        </w:rPr>
        <w:t>(see Soto‐Simeone et al., 2020 for an overview)</w:t>
      </w:r>
      <w:r>
        <w:fldChar w:fldCharType="end"/>
      </w:r>
      <w:r>
        <w:t>.</w:t>
      </w:r>
    </w:p>
    <w:p w14:paraId="6B1906F9" w14:textId="465A39CC" w:rsidR="002F2C10" w:rsidRDefault="002F2C10" w:rsidP="002F2C10">
      <w:pPr>
        <w:ind w:firstLine="720"/>
      </w:pPr>
      <w:r>
        <w:t xml:space="preserve">At the venture level we control for stage of development, proxied by </w:t>
      </w:r>
      <w:r>
        <w:rPr>
          <w:i/>
          <w:iCs/>
        </w:rPr>
        <w:t>firm age</w:t>
      </w:r>
      <w:r>
        <w:t xml:space="preserve"> </w:t>
      </w:r>
      <w:r>
        <w:fldChar w:fldCharType="begin"/>
      </w:r>
      <w:r>
        <w:instrText xml:space="preserve"> ADDIN EN.CITE &lt;EndNote&gt;&lt;Cite&gt;&lt;Author&gt;Geroski&lt;/Author&gt;&lt;Year&gt;2010&lt;/Year&gt;&lt;RecNum&gt;775&lt;/RecNum&gt;&lt;DisplayText&gt;(Geroski, Mata, &amp;amp; Portugal, 2010; Wennberg, Delmar, &amp;amp; McKelvie, 2016)&lt;/DisplayText&gt;&lt;record&gt;&lt;rec-number&gt;775&lt;/rec-number&gt;&lt;foreign-keys&gt;&lt;key app="EN" db-id="90xapazwg5x5reewpvbv29r1tpaswrf2azpa" timestamp="1691870720"&gt;775&lt;/key&gt;&lt;/foreign-keys&gt;&lt;ref-type name="Journal Article"&gt;17&lt;/ref-type&gt;&lt;contributors&gt;&lt;authors&gt;&lt;author&gt;Geroski, Paul A&lt;/author&gt;&lt;author&gt;Mata, José&lt;/author&gt;&lt;author&gt;Portugal, Pedro&lt;/author&gt;&lt;/authors&gt;&lt;/contributors&gt;&lt;titles&gt;&lt;title&gt;Founding conditions and the survival of new firms&lt;/title&gt;&lt;secondary-title&gt;Strategic Management Journal&lt;/secondary-title&gt;&lt;/titles&gt;&lt;pages&gt;510-529&lt;/pages&gt;&lt;volume&gt;31&lt;/volume&gt;&lt;number&gt;5&lt;/number&gt;&lt;dates&gt;&lt;year&gt;2010&lt;/year&gt;&lt;/dates&gt;&lt;isbn&gt;1097-0266&lt;/isbn&gt;&lt;urls&gt;&lt;/urls&gt;&lt;/record&gt;&lt;/Cite&gt;&lt;Cite&gt;&lt;Author&gt;Wennberg&lt;/Author&gt;&lt;Year&gt;2016&lt;/Year&gt;&lt;RecNum&gt;865&lt;/RecNum&gt;&lt;record&gt;&lt;rec-number&gt;865&lt;/rec-number&gt;&lt;foreign-keys&gt;&lt;key app="EN" db-id="90xapazwg5x5reewpvbv29r1tpaswrf2azpa" timestamp="1691870722"&gt;865&lt;/key&gt;&lt;/foreign-keys&gt;&lt;ref-type name="Journal Article"&gt;17&lt;/ref-type&gt;&lt;contributors&gt;&lt;authors&gt;&lt;author&gt;Wennberg, Karl&lt;/author&gt;&lt;author&gt;Delmar, Frédéric&lt;/author&gt;&lt;author&gt;McKelvie, Alexander&lt;/author&gt;&lt;/authors&gt;&lt;/contributors&gt;&lt;titles&gt;&lt;title&gt;Variable risk preferences in new firm growth and survival&lt;/title&gt;&lt;secondary-title&gt;Journal of Business Venturing&lt;/secondary-title&gt;&lt;/titles&gt;&lt;periodical&gt;&lt;full-title&gt;JOURNAL OF BUSINESS VENTURING&lt;/full-title&gt;&lt;abbr-1&gt;J BUS VENTURING&lt;/abbr-1&gt;&lt;/periodical&gt;&lt;pages&gt;408-427&lt;/pages&gt;&lt;volume&gt;31&lt;/volume&gt;&lt;number&gt;4&lt;/number&gt;&lt;dates&gt;&lt;year&gt;2016&lt;/year&gt;&lt;/dates&gt;&lt;isbn&gt;0883-9026&lt;/isbn&gt;&lt;urls&gt;&lt;/urls&gt;&lt;/record&gt;&lt;/Cite&gt;&lt;/EndNote&gt;</w:instrText>
      </w:r>
      <w:r>
        <w:fldChar w:fldCharType="separate"/>
      </w:r>
      <w:r>
        <w:rPr>
          <w:noProof/>
        </w:rPr>
        <w:t>(Geroski, Mata, &amp; Portugal, 2010; Wennberg, Delmar, &amp; McKelvie, 2016)</w:t>
      </w:r>
      <w:r>
        <w:fldChar w:fldCharType="end"/>
      </w:r>
      <w:r>
        <w:t xml:space="preserve">. We also control for whether the venture is </w:t>
      </w:r>
      <w:r>
        <w:rPr>
          <w:i/>
          <w:iCs/>
        </w:rPr>
        <w:t>US-based</w:t>
      </w:r>
      <w:r>
        <w:t xml:space="preserve"> and for </w:t>
      </w:r>
      <w:r>
        <w:rPr>
          <w:i/>
          <w:iCs/>
        </w:rPr>
        <w:t>cohort year</w:t>
      </w:r>
      <w:r>
        <w:t xml:space="preserve">, entered linearly, which absorbs </w:t>
      </w:r>
      <w:r>
        <w:lastRenderedPageBreak/>
        <w:t xml:space="preserve">secular trends in survival rates, in funding conditions, and in the scale of the competition </w:t>
      </w:r>
      <w:r>
        <w:fldChar w:fldCharType="begin"/>
      </w:r>
      <w:r>
        <w:instrText xml:space="preserve"> ADDIN EN.CITE &lt;EndNote&gt;&lt;Cite&gt;&lt;Author&gt;Blohm&lt;/Author&gt;&lt;Year&gt;2022&lt;/Year&gt;&lt;RecNum&gt;71&lt;/RecNum&gt;&lt;DisplayText&gt;(Antretter et al., 2025; Blohm et al., 2022)&lt;/DisplayText&gt;&lt;record&gt;&lt;rec-number&gt;71&lt;/rec-number&gt;&lt;foreign-keys&gt;&lt;key app="EN" db-id="90xapazwg5x5reewpvbv29r1tpaswrf2azpa" timestamp="1669197684"&gt;71&lt;/key&gt;&lt;/foreign-keys&gt;&lt;ref-type name="Journal Article"&gt;17&lt;/ref-type&gt;&lt;contributors&gt;&lt;authors&gt;&lt;author&gt;Blohm, Ivo&lt;/author&gt;&lt;author&gt;Antretter, Torben&lt;/author&gt;&lt;author&gt;Sirén, Charlotta&lt;/author&gt;&lt;author&gt;Grichnik, Dietmar&lt;/author&gt;&lt;author&gt;Wincent, Joakim&lt;/author&gt;&lt;/authors&gt;&lt;/contributors&gt;&lt;titles&gt;&lt;title&gt;It’s a peoples game, isn’t it?! A comparison between the investment returns of business angels and machine learning algorithms&lt;/title&gt;&lt;secondary-title&gt;Entrepreneurship Theory and Practice&lt;/secondary-title&gt;&lt;/titles&gt;&lt;periodical&gt;&lt;full-title&gt;ENTREPRENEURSHIP THEORY AND PRACTICE&lt;/full-title&gt;&lt;abbr-1&gt;ENTREP THEORY PRACT&lt;/abbr-1&gt;&lt;/periodical&gt;&lt;pages&gt;1054-1091&lt;/pages&gt;&lt;volume&gt;46&lt;/volume&gt;&lt;number&gt;4&lt;/number&gt;&lt;dates&gt;&lt;year&gt;2022&lt;/year&gt;&lt;/dates&gt;&lt;isbn&gt;1042-2587&lt;/isbn&gt;&lt;urls&gt;&lt;/urls&gt;&lt;/record&gt;&lt;/Cite&gt;&lt;Cite&gt;&lt;Author&gt;Antretter&lt;/Author&gt;&lt;Year&gt;2025&lt;/Year&gt;&lt;RecNum&gt;1641&lt;/RecNum&gt;&lt;record&gt;&lt;rec-number&gt;1641&lt;/rec-number&gt;&lt;foreign-keys&gt;&lt;key app="EN" db-id="90xapazwg5x5reewpvbv29r1tpaswrf2azpa" timestamp="1754992000"&gt;1641&lt;/key&gt;&lt;/foreign-keys&gt;&lt;ref-type name="Journal Article"&gt;17&lt;/ref-type&gt;&lt;contributors&gt;&lt;authors&gt;&lt;author&gt;Antretter, Torben&lt;/author&gt;&lt;author&gt;Lekkas, Henrik Wesemann&lt;/author&gt;&lt;author&gt;Djokovic, Djordje&lt;/author&gt;&lt;author&gt;Souitaris, Vangelis&lt;/author&gt;&lt;author&gt;Wincent, Joakim&lt;/author&gt;&lt;/authors&gt;&lt;/contributors&gt;&lt;titles&gt;&lt;title&gt;Not what you expected to see? Obesity stereotypes, expectancy violations, and angel investment decisions&lt;/title&gt;&lt;secondary-title&gt;Journal of Business Venturing&lt;/secondary-title&gt;&lt;/titles&gt;&lt;periodical&gt;&lt;full-title&gt;JOURNAL OF BUSINESS VENTURING&lt;/full-title&gt;&lt;abbr-1&gt;J BUS VENTURING&lt;/abbr-1&gt;&lt;/periodical&gt;&lt;pages&gt;106510&lt;/pages&gt;&lt;volume&gt;40&lt;/volume&gt;&lt;number&gt;5&lt;/number&gt;&lt;dates&gt;&lt;year&gt;2025&lt;/year&gt;&lt;/dates&gt;&lt;isbn&gt;0883-9026&lt;/isbn&gt;&lt;urls&gt;&lt;/urls&gt;&lt;/record&gt;&lt;/Cite&gt;&lt;/EndNote&gt;</w:instrText>
      </w:r>
      <w:r>
        <w:fldChar w:fldCharType="separate"/>
      </w:r>
      <w:r>
        <w:rPr>
          <w:noProof/>
        </w:rPr>
        <w:t>(Antretter et al., 2025; Blohm et al., 2022)</w:t>
      </w:r>
      <w:r>
        <w:fldChar w:fldCharType="end"/>
      </w:r>
      <w:r>
        <w:t xml:space="preserve">. </w:t>
      </w:r>
    </w:p>
    <w:p w14:paraId="37799276" w14:textId="60F3FC52" w:rsidR="002F2C10" w:rsidRDefault="006F76AD" w:rsidP="007053D0">
      <w:pPr>
        <w:pStyle w:val="Text"/>
        <w:rPr>
          <w:lang w:val="en-GB"/>
        </w:rPr>
      </w:pPr>
      <w:r>
        <w:rPr>
          <w:lang w:val="en-GB"/>
        </w:rPr>
        <w:t xml:space="preserve">At the environment level we adjust for the research and development intensity of the venture’s industry and for GDP growth in the year of the pitch </w:t>
      </w:r>
      <w:r>
        <w:rPr>
          <w:lang w:val="en-GB"/>
        </w:rPr>
        <w:fldChar w:fldCharType="begin"/>
      </w:r>
      <w:r>
        <w:rPr>
          <w:lang w:val="en-GB"/>
        </w:rPr>
        <w:instrText xml:space="preserve"> ADDIN EN.CITE &lt;EndNote&gt;&lt;Cite&gt;&lt;Author&gt;Wesemann&lt;/Author&gt;&lt;Year&gt;2022&lt;/Year&gt;&lt;RecNum&gt;209&lt;/RecNum&gt;&lt;DisplayText&gt;(Wesemann &amp;amp; Antretter, 2022)&lt;/DisplayText&gt;&lt;record&gt;&lt;rec-number&gt;209&lt;/rec-number&gt;&lt;foreign-keys&gt;&lt;key app="EN" db-id="90xapazwg5x5reewpvbv29r1tpaswrf2azpa" timestamp="1673016522"&gt;209&lt;/key&gt;&lt;/foreign-keys&gt;&lt;ref-type name="Journal Article"&gt;17&lt;/ref-type&gt;&lt;contributors&gt;&lt;authors&gt;&lt;author&gt;Wesemann, Henrik&lt;/author&gt;&lt;author&gt;Antretter, Torben&lt;/author&gt;&lt;/authors&gt;&lt;/contributors&gt;&lt;titles&gt;&lt;title&gt;The internationalization of business angel networks: do syndicates increase cross-border investment returns?&lt;/title&gt;&lt;secondary-title&gt;Venture Capital&lt;/secondary-title&gt;&lt;/titles&gt;&lt;periodical&gt;&lt;full-title&gt;Venture Capital&lt;/full-title&gt;&lt;/periodical&gt;&lt;pages&gt;487-514&lt;/pages&gt;&lt;volume&gt;25&lt;/volume&gt;&lt;number&gt;4&lt;/number&gt;&lt;dates&gt;&lt;year&gt;2022&lt;/year&gt;&lt;/dates&gt;&lt;isbn&gt;1369-1066&lt;/isbn&gt;&lt;urls&gt;&lt;/urls&gt;&lt;/record&gt;&lt;/Cite&gt;&lt;/EndNote&gt;</w:instrText>
      </w:r>
      <w:r>
        <w:rPr>
          <w:lang w:val="en-GB"/>
        </w:rPr>
        <w:fldChar w:fldCharType="separate"/>
      </w:r>
      <w:r>
        <w:rPr>
          <w:noProof/>
          <w:lang w:val="en-GB"/>
        </w:rPr>
        <w:t>(Wesemann &amp; Antretter, 2022)</w:t>
      </w:r>
      <w:r>
        <w:rPr>
          <w:lang w:val="en-GB"/>
        </w:rPr>
        <w:fldChar w:fldCharType="end"/>
      </w:r>
      <w:r>
        <w:rPr>
          <w:lang w:val="en-GB"/>
        </w:rPr>
        <w:t xml:space="preserve">. Finally, we include sector fixed effects based on two-digit VEIC codes </w:t>
      </w:r>
      <w:r>
        <w:rPr>
          <w:lang w:val="en-GB"/>
        </w:rPr>
        <w:fldChar w:fldCharType="begin"/>
      </w:r>
      <w:r>
        <w:rPr>
          <w:lang w:val="en-GB"/>
        </w:rPr>
        <w:instrText xml:space="preserve"> ADDIN EN.CITE &lt;EndNote&gt;&lt;Cite&gt;&lt;Author&gt;Matusik&lt;/Author&gt;&lt;Year&gt;2012&lt;/Year&gt;&lt;RecNum&gt;75&lt;/RecNum&gt;&lt;DisplayText&gt;(Antretter, Sirén, Grichnik, &amp;amp; Wincent, 2020; Matusik &amp;amp; Fitza, 2012)&lt;/DisplayText&gt;&lt;record&gt;&lt;rec-number&gt;75&lt;/rec-number&gt;&lt;foreign-keys&gt;&lt;key app="EN" db-id="90xapazwg5x5reewpvbv29r1tpaswrf2azpa" timestamp="1669198439"&gt;75&lt;/key&gt;&lt;/foreign-keys&gt;&lt;ref-type name="Journal Article"&gt;17&lt;/ref-type&gt;&lt;contributors&gt;&lt;authors&gt;&lt;author&gt;Matusik, Sharon&lt;/author&gt;&lt;author&gt;Fitza, Markus&lt;/author&gt;&lt;/authors&gt;&lt;/contributors&gt;&lt;titles&gt;&lt;title&gt;Diversification in the venture capital industry: leveraging knowledge under uncertainty&lt;/title&gt;&lt;secondary-title&gt;Strategic Management Journal&lt;/secondary-title&gt;&lt;/titles&gt;&lt;pages&gt;407-426&lt;/pages&gt;&lt;volume&gt;33&lt;/volume&gt;&lt;number&gt;4&lt;/number&gt;&lt;dates&gt;&lt;year&gt;2012&lt;/year&gt;&lt;/dates&gt;&lt;isbn&gt;0143-2095&lt;/isbn&gt;&lt;urls&gt;&lt;/urls&gt;&lt;/record&gt;&lt;/Cite&gt;&lt;Cite&gt;&lt;Author&gt;Antretter&lt;/Author&gt;&lt;Year&gt;2020&lt;/Year&gt;&lt;RecNum&gt;72&lt;/RecNum&gt;&lt;record&gt;&lt;rec-number&gt;72&lt;/rec-number&gt;&lt;foreign-keys&gt;&lt;key app="EN" db-id="90xapazwg5x5reewpvbv29r1tpaswrf2azpa" timestamp="1669197767"&gt;72&lt;/key&gt;&lt;/foreign-keys&gt;&lt;ref-type name="Journal Article"&gt;17&lt;/ref-type&gt;&lt;contributors&gt;&lt;authors&gt;&lt;author&gt;Antretter, Torben&lt;/author&gt;&lt;author&gt;Sirén, Charlotta&lt;/author&gt;&lt;author&gt;Grichnik, Dietmar&lt;/author&gt;&lt;author&gt;Wincent, Joakim&lt;/author&gt;&lt;/authors&gt;&lt;/contributors&gt;&lt;titles&gt;&lt;title&gt;Should business angels diversify their investment portfolios to achieve higher performance? The role of knowledge access through co-investment networks&lt;/title&gt;&lt;secondary-title&gt;Journal of Business Venturing&lt;/secondary-title&gt;&lt;/titles&gt;&lt;periodical&gt;&lt;full-title&gt;JOURNAL OF BUSINESS VENTURING&lt;/full-title&gt;&lt;abbr-1&gt;J BUS VENTURING&lt;/abbr-1&gt;&lt;/periodical&gt;&lt;pages&gt;1-19&lt;/pages&gt;&lt;volume&gt;35&lt;/volume&gt;&lt;number&gt;5&lt;/number&gt;&lt;dates&gt;&lt;year&gt;2020&lt;/year&gt;&lt;/dates&gt;&lt;isbn&gt;0883-9026&lt;/isbn&gt;&lt;urls&gt;&lt;/urls&gt;&lt;/record&gt;&lt;/Cite&gt;&lt;/EndNote&gt;</w:instrText>
      </w:r>
      <w:r>
        <w:rPr>
          <w:lang w:val="en-GB"/>
        </w:rPr>
        <w:fldChar w:fldCharType="separate"/>
      </w:r>
      <w:r>
        <w:rPr>
          <w:noProof/>
          <w:lang w:val="en-GB"/>
        </w:rPr>
        <w:t>(Antretter, Sirén, Grichnik, &amp; Wincent, 2020; Matusik &amp; Fitza, 2012)</w:t>
      </w:r>
      <w:r>
        <w:rPr>
          <w:lang w:val="en-GB"/>
        </w:rPr>
        <w:fldChar w:fldCharType="end"/>
      </w:r>
      <w:r>
        <w:rPr>
          <w:lang w:val="en-GB"/>
        </w:rPr>
        <w:t>; categories containing fewer than 25 ventures are pooled into a single residual category, which leaves three sector dummies and 159 ventures in the pooled reference group.</w:t>
      </w:r>
    </w:p>
    <w:p w14:paraId="1EE5DF07" w14:textId="12835CB0" w:rsidR="006F76AD" w:rsidRPr="00FD011D" w:rsidRDefault="006F76AD" w:rsidP="006F76AD">
      <w:pPr>
        <w:pStyle w:val="berschrift2"/>
        <w:numPr>
          <w:ilvl w:val="1"/>
          <w:numId w:val="23"/>
        </w:numPr>
        <w:spacing w:before="120"/>
      </w:pPr>
      <w:r>
        <w:t xml:space="preserve"> Analysis Approach</w:t>
      </w:r>
    </w:p>
    <w:p w14:paraId="55ED02FC" w14:textId="2018E09C" w:rsidR="006F76AD" w:rsidRDefault="006F76AD" w:rsidP="006F76AD">
      <w:pPr>
        <w:ind w:firstLine="720"/>
      </w:pPr>
      <w:r>
        <w:rPr>
          <w:b/>
          <w:bCs/>
          <w:i/>
          <w:iCs/>
        </w:rPr>
        <w:t>Multiverse analysis.</w:t>
      </w:r>
      <w:r>
        <w:t xml:space="preserve"> To estimate our models, we rely on a series of analytic decisions, each of which could reasonably be made differently. We thus follow recent recommendations and conduct our investigation as multiverse analysis </w:t>
      </w:r>
      <w:r>
        <w:fldChar w:fldCharType="begin"/>
      </w:r>
      <w:r>
        <w:instrText xml:space="preserve"> ADDIN EN.CITE &lt;EndNote&gt;&lt;Cite&gt;&lt;Author&gt;Götz&lt;/Author&gt;&lt;Year&gt;2025&lt;/Year&gt;&lt;RecNum&gt;1765&lt;/RecNum&gt;&lt;DisplayText&gt;(Götz et al., 2025; Steegen, Tuerlinckx, Gelman, &amp;amp; Vanpaemel, 2016)&lt;/DisplayText&gt;&lt;record&gt;&lt;rec-number&gt;1765&lt;/rec-number&gt;&lt;foreign-keys&gt;&lt;key app="EN" db-id="90xapazwg5x5reewpvbv29r1tpaswrf2azpa" timestamp="1787327286"&gt;1765&lt;/key&gt;&lt;/foreign-keys&gt;&lt;ref-type name="Journal Article"&gt;17&lt;/ref-type&gt;&lt;contributors&gt;&lt;authors&gt;&lt;author&gt;Götz, Martin&lt;/author&gt;&lt;author&gt;Carnes, Christina Matz&lt;/author&gt;&lt;author&gt;Hill, Aaron D&lt;/author&gt;&lt;author&gt;O’Boyle, Ernest H&lt;/author&gt;&lt;/authors&gt;&lt;/contributors&gt;&lt;titles&gt;&lt;title&gt;Multiverse analysis to advance theory and practice: Illustrating and investigating variability in CEO gender pay inequality&lt;/title&gt;&lt;secondary-title&gt;Academy of Management Journal&lt;/secondary-title&gt;&lt;/titles&gt;&lt;periodical&gt;&lt;full-title&gt;ACADEMY OF MANAGEMENT JOURNAL&lt;/full-title&gt;&lt;abbr-1&gt;ACAD MANAGE J&lt;/abbr-1&gt;&lt;/periodical&gt;&lt;pages&gt;amj. 2024.0355&lt;/pages&gt;&lt;number&gt;ja&lt;/number&gt;&lt;dates&gt;&lt;year&gt;2025&lt;/year&gt;&lt;/dates&gt;&lt;isbn&gt;0001-4273&lt;/isbn&gt;&lt;urls&gt;&lt;/urls&gt;&lt;/record&gt;&lt;/Cite&gt;&lt;Cite&gt;&lt;Author&gt;Steegen&lt;/Author&gt;&lt;Year&gt;2016&lt;/Year&gt;&lt;RecNum&gt;1769&lt;/RecNum&gt;&lt;record&gt;&lt;rec-number&gt;1769&lt;/rec-number&gt;&lt;foreign-keys&gt;&lt;key app="EN" db-id="90xapazwg5x5reewpvbv29r1tpaswrf2azpa" timestamp="1787332955"&gt;1769&lt;/key&gt;&lt;/foreign-keys&gt;&lt;ref-type name="Journal Article"&gt;17&lt;/ref-type&gt;&lt;contributors&gt;&lt;authors&gt;&lt;author&gt;Steegen, Sara&lt;/author&gt;&lt;author&gt;Tuerlinckx, Francis&lt;/author&gt;&lt;author&gt;Gelman, Andrew&lt;/author&gt;&lt;author&gt;Vanpaemel, Wolf&lt;/author&gt;&lt;/authors&gt;&lt;/contributors&gt;&lt;titles&gt;&lt;title&gt;Increasing transparency through a multiverse analysis&lt;/title&gt;&lt;secondary-title&gt;Perspectives on Psychological Science&lt;/secondary-title&gt;&lt;/titles&gt;&lt;periodical&gt;&lt;full-title&gt;PERSPECTIVES ON PSYCHOLOGICAL SCIENCE&lt;/full-title&gt;&lt;abbr-1&gt;PERSPECT PSYCHOL SCI&lt;/abbr-1&gt;&lt;/periodical&gt;&lt;pages&gt;702-712&lt;/pages&gt;&lt;volume&gt;11&lt;/volume&gt;&lt;number&gt;5&lt;/number&gt;&lt;dates&gt;&lt;year&gt;2016&lt;/year&gt;&lt;/dates&gt;&lt;isbn&gt;1745-6916&lt;/isbn&gt;&lt;urls&gt;&lt;/urls&gt;&lt;/record&gt;&lt;/Cite&gt;&lt;/EndNote&gt;</w:instrText>
      </w:r>
      <w:r>
        <w:fldChar w:fldCharType="separate"/>
      </w:r>
      <w:r>
        <w:rPr>
          <w:noProof/>
        </w:rPr>
        <w:t>(Götz et al., 2025; Steegen, Tuerlinckx, Gelman, &amp; Vanpaemel, 2016)</w:t>
      </w:r>
      <w:r>
        <w:fldChar w:fldCharType="end"/>
      </w:r>
      <w:r>
        <w:t xml:space="preserve">. Specifically, we identified ten decision nodes at which a defensible alternative model specifications exists, enumerated the options at each node, and estimated our full model in every possible combination. </w:t>
      </w:r>
      <w:r>
        <w:rPr>
          <w:highlight w:val="yellow"/>
        </w:rPr>
        <w:t>Table 4</w:t>
      </w:r>
      <w:r>
        <w:t xml:space="preserve"> lists the nodes, their options, and the reasoning. The full design yields 13,824 universes.</w:t>
      </w:r>
    </w:p>
    <w:p w14:paraId="663928A3" w14:textId="13C8ED7E" w:rsidR="00E87492" w:rsidRPr="00FD011D" w:rsidRDefault="00E87492" w:rsidP="00E87492">
      <w:pPr>
        <w:ind w:firstLine="720"/>
      </w:pPr>
      <w:r>
        <w:t xml:space="preserve">Before discussing the full multiverse results, we first present a main model (see Table 2). We then report the share of all universes in the multiverse in which the estimate falls in the hypothesized direction and attains significance among all 13,824 universes; Table 6 reports these quantities separately for each option at each node. Johnson (2000) relative weights, reported in Table 7, quantify how much of the variance in each focal estimate is attributable to each decision node. We also plot the specification curves in Figures 2 to 4 </w:t>
      </w:r>
      <w:r>
        <w:fldChar w:fldCharType="begin"/>
      </w:r>
      <w:r>
        <w:instrText xml:space="preserve"> ADDIN EN.CITE &lt;EndNote&gt;&lt;Cite&gt;&lt;Author&gt;Götz&lt;/Author&gt;&lt;Year&gt;2025&lt;/Year&gt;&lt;RecNum&gt;1765&lt;/RecNum&gt;&lt;DisplayText&gt;(Götz et al., 2025)&lt;/DisplayText&gt;&lt;record&gt;&lt;rec-number&gt;1765&lt;/rec-number&gt;&lt;foreign-keys&gt;&lt;key app="EN" db-id="90xapazwg5x5reewpvbv29r1tpaswrf2azpa" timestamp="1787327286"&gt;1765&lt;/key&gt;&lt;/foreign-keys&gt;&lt;ref-type name="Journal Article"&gt;17&lt;/ref-type&gt;&lt;contributors&gt;&lt;authors&gt;&lt;author&gt;Götz, Martin&lt;/author&gt;&lt;author&gt;Carnes, Christina Matz&lt;/author&gt;&lt;author&gt;Hill, Aaron D&lt;/author&gt;&lt;author&gt;O’Boyle, Ernest H&lt;/author&gt;&lt;/authors&gt;&lt;/contributors&gt;&lt;titles&gt;&lt;title&gt;Multiverse analysis to advance theory and practice: Illustrating and investigating variability in CEO gender pay inequality&lt;/title&gt;&lt;secondary-title&gt;Academy of Management Journal&lt;/secondary-title&gt;&lt;/titles&gt;&lt;periodical&gt;&lt;full-title&gt;ACADEMY OF MANAGEMENT JOURNAL&lt;/full-title&gt;&lt;abbr-1&gt;ACAD MANAGE J&lt;/abbr-1&gt;&lt;/periodical&gt;&lt;pages&gt;amj. 2024.0355&lt;/pages&gt;&lt;number&gt;ja&lt;/number&gt;&lt;dates&gt;&lt;year&gt;2025&lt;/year&gt;&lt;/dates&gt;&lt;isbn&gt;0001-4273&lt;/isbn&gt;&lt;urls&gt;&lt;/urls&gt;&lt;/record&gt;&lt;/Cite&gt;&lt;/EndNote&gt;</w:instrText>
      </w:r>
      <w:r>
        <w:fldChar w:fldCharType="separate"/>
      </w:r>
      <w:r>
        <w:rPr>
          <w:noProof/>
        </w:rPr>
        <w:t>(Götz et al., 2025)</w:t>
      </w:r>
      <w:r>
        <w:fldChar w:fldCharType="end"/>
      </w:r>
      <w:r>
        <w:t>.</w:t>
      </w:r>
    </w:p>
    <w:p w14:paraId="7D070496" w14:textId="1DD87A58" w:rsidR="00305585" w:rsidRDefault="00305585" w:rsidP="00305585">
      <w:pPr>
        <w:pStyle w:val="Text"/>
        <w:ind w:firstLine="0"/>
        <w:rPr>
          <w:rFonts w:eastAsia="Times New Roman"/>
          <w:b/>
          <w:bCs/>
        </w:rPr>
      </w:pPr>
      <w:r>
        <w:rPr>
          <w:rFonts w:eastAsia="Times New Roman"/>
          <w:b/>
          <w:bCs/>
        </w:rPr>
        <w:t>4.3. Results</w:t>
      </w:r>
    </w:p>
    <w:p w14:paraId="431F3618" w14:textId="646549D4" w:rsidR="00305585" w:rsidRDefault="00305585" w:rsidP="00305585">
      <w:pPr>
        <w:ind w:firstLine="720"/>
      </w:pPr>
      <w:r>
        <w:t>Table 1 reports means, standard deviations, and correlations. Table 2 shows the results of the main model. Tables 5 to 7 show the results of the multiverse analysis.</w:t>
      </w:r>
    </w:p>
    <w:p w14:paraId="006628B9" w14:textId="164C0F6D" w:rsidR="00305585" w:rsidRDefault="00305585" w:rsidP="00305585">
      <w:pPr>
        <w:ind w:firstLine="720"/>
      </w:pPr>
      <w:r>
        <w:rPr>
          <w:b/>
          <w:bCs/>
          <w:i/>
          <w:iCs/>
        </w:rPr>
        <w:lastRenderedPageBreak/>
        <w:t>Theory breadth.</w:t>
      </w:r>
      <w:r>
        <w:t xml:space="preserve"> The results of Model 2 show that breadth alone is not significantly associated with survival (</w:t>
      </w:r>
      <w:r>
        <w:rPr>
          <w:i/>
          <w:iCs/>
        </w:rPr>
        <w:t>b</w:t>
      </w:r>
      <w:r>
        <w:t xml:space="preserve"> = 0.187, </w:t>
      </w:r>
      <w:r>
        <w:rPr>
          <w:i/>
          <w:iCs/>
        </w:rPr>
        <w:t>SE</w:t>
      </w:r>
      <w:r>
        <w:t xml:space="preserve"> = 0.143, </w:t>
      </w:r>
      <w:r>
        <w:rPr>
          <w:i/>
          <w:iCs/>
        </w:rPr>
        <w:t>p</w:t>
      </w:r>
      <w:r>
        <w:t xml:space="preserve"> = .191). However, adding the quadratic term in Model 3 shows that the linear term becomes positive and marginally significant (</w:t>
      </w:r>
      <w:r>
        <w:rPr>
          <w:i/>
          <w:iCs/>
        </w:rPr>
        <w:t>b</w:t>
      </w:r>
      <w:r>
        <w:t xml:space="preserve"> = 0.237, </w:t>
      </w:r>
      <w:r>
        <w:rPr>
          <w:i/>
          <w:iCs/>
        </w:rPr>
        <w:t>SE</w:t>
      </w:r>
      <w:r>
        <w:t xml:space="preserve"> = 0.122, </w:t>
      </w:r>
      <w:r>
        <w:rPr>
          <w:i/>
          <w:iCs/>
        </w:rPr>
        <w:t>p</w:t>
      </w:r>
      <w:r>
        <w:t xml:space="preserve"> = .051) and the quadratic term is negative and significant (</w:t>
      </w:r>
      <w:r>
        <w:rPr>
          <w:i/>
          <w:iCs/>
        </w:rPr>
        <w:t>b</w:t>
      </w:r>
      <w:r>
        <w:t xml:space="preserve"> = −0.069, </w:t>
      </w:r>
      <w:r>
        <w:rPr>
          <w:i/>
          <w:iCs/>
        </w:rPr>
        <w:t>SE</w:t>
      </w:r>
      <w:r>
        <w:t xml:space="preserve"> = 0.030, </w:t>
      </w:r>
      <w:r>
        <w:rPr>
          <w:i/>
          <w:iCs/>
        </w:rPr>
        <w:t>p</w:t>
      </w:r>
      <w:r>
        <w:t xml:space="preserve"> = .020), improving fit over Model 1 (ΔLR = 7.51, </w:t>
      </w:r>
      <w:r>
        <w:rPr>
          <w:i/>
          <w:iCs/>
        </w:rPr>
        <w:t>df</w:t>
      </w:r>
      <w:r>
        <w:t xml:space="preserve"> = 2, </w:t>
      </w:r>
      <w:r>
        <w:rPr>
          <w:i/>
          <w:iCs/>
        </w:rPr>
        <w:t>p</w:t>
      </w:r>
      <w:r>
        <w:t xml:space="preserve"> = .023). The curvature diagnostics in Table 3 further support an inverted U. The marginal effect of breadth is positive and significant at the lower bound of the observed range (</w:t>
      </w:r>
      <w:r>
        <w:rPr>
          <w:i/>
          <w:iCs/>
        </w:rPr>
        <w:t>b</w:t>
      </w:r>
      <w:r>
        <w:t xml:space="preserve"> = 0.833, </w:t>
      </w:r>
      <w:r>
        <w:rPr>
          <w:i/>
          <w:iCs/>
        </w:rPr>
        <w:t>p</w:t>
      </w:r>
      <w:r>
        <w:t xml:space="preserve"> = .005) and negative but only marginally significant at the upper bound (</w:t>
      </w:r>
      <w:r>
        <w:rPr>
          <w:i/>
          <w:iCs/>
        </w:rPr>
        <w:t>b</w:t>
      </w:r>
      <w:r>
        <w:t xml:space="preserve"> = −0.626, </w:t>
      </w:r>
      <w:r>
        <w:rPr>
          <w:i/>
          <w:iCs/>
        </w:rPr>
        <w:t>p</w:t>
      </w:r>
      <w:r>
        <w:t xml:space="preserve"> = .096); the joint Sasabuchi test is significant at the conventional threshold (</w:t>
      </w:r>
      <w:r>
        <w:rPr>
          <w:i/>
          <w:iCs/>
        </w:rPr>
        <w:t>p</w:t>
      </w:r>
      <w:r>
        <w:t xml:space="preserve"> = .048), and the turning point lies at 9.50 premises which falls comfortably inside the observed range of 3.5 to 14. These results support H1. Figure 1, panel A, plots the curvilinear effect of theory breadth on new venture survival.</w:t>
      </w:r>
    </w:p>
    <w:p w14:paraId="71AE800D" w14:textId="0669DBC4" w:rsidR="00305585" w:rsidRPr="009F4FFC" w:rsidRDefault="009F3E2E" w:rsidP="009F4FFC">
      <w:pPr>
        <w:ind w:firstLine="720"/>
        <w:rPr>
          <w:i/>
          <w:iCs/>
        </w:rPr>
      </w:pPr>
      <w:r w:rsidRPr="009F3E2E">
        <w:t>Among the 13,824 universes, the squared coefficient of theory breadth is negative in 100% of universes and reaches significance in 22.6% at the 1% level, in 64.8% at the 5% level, and in 88.5% at the 10% level.</w:t>
      </w:r>
      <w:r>
        <w:t xml:space="preserve"> </w:t>
      </w:r>
      <w:r w:rsidR="00305585">
        <w:t xml:space="preserve">The joint Sasabuchi test is significant at the 5% level in 34.6% of universes and at the 10% level in 76.6%. The median turning point across all universes is at 9.66 premises, with 95% of universes between 8.88 and 10.26. Variation in the squared breadth coefficient is driven mainly by outlier treatment (42.0% of explained variance), the survival horizon (21.5%), and the granularity of sector fixed effects (14.2%). </w:t>
      </w:r>
      <w:r>
        <w:t>The abovementioned</w:t>
      </w:r>
      <w:r w:rsidRPr="009F3E2E">
        <w:t xml:space="preserve"> share of 64.8% </w:t>
      </w:r>
      <w:r>
        <w:t xml:space="preserve">at the 5%-level </w:t>
      </w:r>
      <w:r w:rsidRPr="009F3E2E">
        <w:t>is the average of two equally sized halves of the multiverse: winsorizing the focal predictors rather than leaving them raw lifts the share of significant estimates from 51.6% to 78.0% and shifts the median coefficient from −0.098 to −0.122 — the opposite of what one might expect, and an indication that the curvature is not driven by a few extreme observations but, if anything, attenuated by them.</w:t>
      </w:r>
    </w:p>
    <w:p w14:paraId="4EE04E7C" w14:textId="334DA3CD" w:rsidR="00897229" w:rsidRPr="00FD011D" w:rsidRDefault="00897229" w:rsidP="00897229">
      <w:pPr>
        <w:ind w:firstLine="720"/>
      </w:pPr>
      <w:r>
        <w:rPr>
          <w:b/>
          <w:bCs/>
          <w:i/>
          <w:iCs/>
        </w:rPr>
        <w:t>Theory modularity.</w:t>
      </w:r>
      <w:r>
        <w:t xml:space="preserve"> Like theory breadth, the linear term (Model 4) of theory modularity is unrelated to survival (</w:t>
      </w:r>
      <w:r>
        <w:rPr>
          <w:i/>
          <w:iCs/>
        </w:rPr>
        <w:t>b</w:t>
      </w:r>
      <w:r>
        <w:t xml:space="preserve"> = −0.057, </w:t>
      </w:r>
      <w:r>
        <w:rPr>
          <w:i/>
          <w:iCs/>
        </w:rPr>
        <w:t>SE</w:t>
      </w:r>
      <w:r>
        <w:t xml:space="preserve"> = 0.185, </w:t>
      </w:r>
      <w:r>
        <w:rPr>
          <w:i/>
          <w:iCs/>
        </w:rPr>
        <w:t>p</w:t>
      </w:r>
      <w:r>
        <w:t xml:space="preserve"> = .758). However, adding the quadratic term in Model 5 produces a negative and significant curvature (</w:t>
      </w:r>
      <w:r>
        <w:rPr>
          <w:i/>
          <w:iCs/>
        </w:rPr>
        <w:t>b</w:t>
      </w:r>
      <w:r>
        <w:t xml:space="preserve"> = −0.207, </w:t>
      </w:r>
      <w:r>
        <w:rPr>
          <w:i/>
          <w:iCs/>
        </w:rPr>
        <w:t>SE</w:t>
      </w:r>
      <w:r>
        <w:t xml:space="preserve"> = 0.076, </w:t>
      </w:r>
      <w:r>
        <w:rPr>
          <w:i/>
          <w:iCs/>
        </w:rPr>
        <w:t>p</w:t>
      </w:r>
      <w:r>
        <w:t xml:space="preserve"> = </w:t>
      </w:r>
      <w:r>
        <w:lastRenderedPageBreak/>
        <w:t xml:space="preserve">.007; ΔLR = 7.95, </w:t>
      </w:r>
      <w:r>
        <w:rPr>
          <w:i/>
          <w:iCs/>
        </w:rPr>
        <w:t>df</w:t>
      </w:r>
      <w:r>
        <w:t xml:space="preserve"> = 2, </w:t>
      </w:r>
      <w:r>
        <w:rPr>
          <w:i/>
          <w:iCs/>
        </w:rPr>
        <w:t>p</w:t>
      </w:r>
      <w:r>
        <w:t xml:space="preserve"> = .019 against Model 1), and the diagnostics in Table 3 satisfy the full inverted-U criterion: the slope is positive and significant at the lower bound (</w:t>
      </w:r>
      <w:r>
        <w:rPr>
          <w:i/>
          <w:iCs/>
        </w:rPr>
        <w:t>b</w:t>
      </w:r>
      <w:r>
        <w:t xml:space="preserve"> = 0.990, </w:t>
      </w:r>
      <w:r>
        <w:rPr>
          <w:i/>
          <w:iCs/>
        </w:rPr>
        <w:t>p</w:t>
      </w:r>
      <w:r>
        <w:t xml:space="preserve"> = .016) and negative and significant at the upper bound (</w:t>
      </w:r>
      <w:r>
        <w:rPr>
          <w:i/>
          <w:iCs/>
        </w:rPr>
        <w:t>b</w:t>
      </w:r>
      <w:r>
        <w:t xml:space="preserve"> = −1.940, </w:t>
      </w:r>
      <w:r>
        <w:rPr>
          <w:i/>
          <w:iCs/>
        </w:rPr>
        <w:t>p</w:t>
      </w:r>
      <w:r>
        <w:t xml:space="preserve"> = .007), with a joint test </w:t>
      </w:r>
      <w:r>
        <w:rPr>
          <w:i/>
          <w:iCs/>
        </w:rPr>
        <w:t>p</w:t>
      </w:r>
      <w:r>
        <w:t xml:space="preserve"> of .008 and a turning point at 1.67, again well inside the observed range. Thus, H2 is supported. Figure 1, panel B, plots the curvilinear effect of theory modularity on new venture survival.</w:t>
      </w:r>
    </w:p>
    <w:p w14:paraId="7F4E2504" w14:textId="0EC16E79" w:rsidR="00897229" w:rsidRPr="00FD011D" w:rsidRDefault="00897229" w:rsidP="00897229">
      <w:pPr>
        <w:ind w:firstLine="720"/>
      </w:pPr>
      <w:r>
        <w:t xml:space="preserve">From the multiverse analysis, estimated here without the product terms so that the quadratic term is unconditional (additive panel of Table 5), we can see that the squared modularity coefficient is negative in every one of the 13,824 universes, and significant at a 1%-level in 75.3% of universes, at a 5%-level in 98.1% of universes, and at a 10%-level in 99.9% of universes. The stricter joint Sasabuchi test for an inverted U is satisfied at </w:t>
      </w:r>
      <w:r>
        <w:rPr>
          <w:i/>
          <w:iCs/>
        </w:rPr>
        <w:t>p</w:t>
      </w:r>
      <w:r>
        <w:t xml:space="preserve"> &lt; .05 in 92.9% of universes. The median turning point across all universes is at 1.52, which would reflect, for example, a 4-3-1 or a 4-3-1-1 distribution of premises among strategic domains, with 95% of turning points in all universes lying between 1.33 and 1.67.</w:t>
      </w:r>
    </w:p>
    <w:p w14:paraId="6EDDC90B" w14:textId="05814707" w:rsidR="00897229" w:rsidRPr="00FD011D" w:rsidRDefault="00897229" w:rsidP="00897229">
      <w:pPr>
        <w:ind w:firstLine="720"/>
      </w:pPr>
      <w:r w:rsidRPr="009F3E2E">
        <w:rPr>
          <w:b/>
          <w:bCs/>
          <w:i/>
          <w:iCs/>
        </w:rPr>
        <w:t xml:space="preserve">The </w:t>
      </w:r>
      <w:r w:rsidR="009F3E2E">
        <w:rPr>
          <w:b/>
          <w:bCs/>
          <w:i/>
          <w:iCs/>
        </w:rPr>
        <w:t>interaction of breadth and modularity</w:t>
      </w:r>
      <w:r w:rsidRPr="009F3E2E">
        <w:rPr>
          <w:b/>
          <w:bCs/>
          <w:i/>
          <w:iCs/>
        </w:rPr>
        <w:t>.</w:t>
      </w:r>
      <w:r>
        <w:t xml:space="preserve"> Model 7 of Table 2 adds the two product terms. The three-way structure implied by H3 is supported in our data: the coefficient on the interaction between squared modularity and breadth is negative and significant (</w:t>
      </w:r>
      <w:r>
        <w:rPr>
          <w:i/>
          <w:iCs/>
        </w:rPr>
        <w:t>b</w:t>
      </w:r>
      <w:r>
        <w:t xml:space="preserve"> = −0.209, </w:t>
      </w:r>
      <w:r>
        <w:rPr>
          <w:i/>
          <w:iCs/>
        </w:rPr>
        <w:t>SE</w:t>
      </w:r>
      <w:r>
        <w:t xml:space="preserve"> = 0.046, </w:t>
      </w:r>
      <w:r>
        <w:rPr>
          <w:i/>
          <w:iCs/>
        </w:rPr>
        <w:t>p</w:t>
      </w:r>
      <w:r>
        <w:t xml:space="preserve"> &lt; .001), and the pair of product terms improves fit over Model 6 (ΔLR = 9.41, </w:t>
      </w:r>
      <w:r>
        <w:rPr>
          <w:i/>
          <w:iCs/>
        </w:rPr>
        <w:t>df</w:t>
      </w:r>
      <w:r>
        <w:t xml:space="preserve"> = 2, </w:t>
      </w:r>
      <w:r>
        <w:rPr>
          <w:i/>
          <w:iCs/>
        </w:rPr>
        <w:t>p</w:t>
      </w:r>
      <w:r>
        <w:t xml:space="preserve"> = .009), raising McFadden’s pseudo R-squared from .184 to .211. Because the product terms shift the meaning of the lower-order coefficients, the coefficient on squared modularity in Model 7 (</w:t>
      </w:r>
      <w:r>
        <w:rPr>
          <w:i/>
          <w:iCs/>
        </w:rPr>
        <w:t>b</w:t>
      </w:r>
      <w:r>
        <w:t xml:space="preserve"> = −0.167, </w:t>
      </w:r>
      <w:r>
        <w:rPr>
          <w:i/>
          <w:iCs/>
        </w:rPr>
        <w:t>p</w:t>
      </w:r>
      <w:r>
        <w:t xml:space="preserve"> = .054) is the curvature at mean breadth, not an average curvature.</w:t>
      </w:r>
    </w:p>
    <w:p w14:paraId="6DE4F2EB" w14:textId="77777777" w:rsidR="00897229" w:rsidRDefault="00897229" w:rsidP="00897229">
      <w:pPr>
        <w:ind w:firstLine="720"/>
      </w:pPr>
      <w:r>
        <w:t>The substantive content of the interaction is best seen in the simple curvatures. For a venture at the 25th percentile of breadth (6.5 premises), the estimated curvature of modularity is positive and nonsignificant (</w:t>
      </w:r>
      <w:r>
        <w:rPr>
          <w:i/>
          <w:iCs/>
        </w:rPr>
        <w:t>b</w:t>
      </w:r>
      <w:r>
        <w:t xml:space="preserve"> = 0.102, </w:t>
      </w:r>
      <w:r>
        <w:rPr>
          <w:i/>
          <w:iCs/>
        </w:rPr>
        <w:t>SE</w:t>
      </w:r>
      <w:r>
        <w:t xml:space="preserve"> = 0.109, </w:t>
      </w:r>
      <w:r>
        <w:rPr>
          <w:i/>
          <w:iCs/>
        </w:rPr>
        <w:t>p</w:t>
      </w:r>
      <w:r>
        <w:t xml:space="preserve"> = .350). In other words, among narrow theories, concentrating premises into a few domains carries no detectable penalty, and the relationship is essentially flat over most of the range. At mean breadth (7.8 premises) the </w:t>
      </w:r>
      <w:r>
        <w:lastRenderedPageBreak/>
        <w:t>curvature turns negative and marginally significant (</w:t>
      </w:r>
      <w:r>
        <w:rPr>
          <w:i/>
          <w:iCs/>
        </w:rPr>
        <w:t>b</w:t>
      </w:r>
      <w:r>
        <w:t xml:space="preserve"> = −0.168, </w:t>
      </w:r>
      <w:r>
        <w:rPr>
          <w:i/>
          <w:iCs/>
        </w:rPr>
        <w:t>SE</w:t>
      </w:r>
      <w:r>
        <w:t xml:space="preserve"> = 0.086, </w:t>
      </w:r>
      <w:r>
        <w:rPr>
          <w:i/>
          <w:iCs/>
        </w:rPr>
        <w:t>p</w:t>
      </w:r>
      <w:r>
        <w:t xml:space="preserve"> = .053) with a turning point at 2.20. At the 75th percentile (9 premises) it is clearly negative and significant (</w:t>
      </w:r>
      <w:r>
        <w:rPr>
          <w:i/>
          <w:iCs/>
        </w:rPr>
        <w:t>b</w:t>
      </w:r>
      <w:r>
        <w:t xml:space="preserve"> = −0.420, </w:t>
      </w:r>
      <w:r>
        <w:rPr>
          <w:i/>
          <w:iCs/>
        </w:rPr>
        <w:t>SE</w:t>
      </w:r>
      <w:r>
        <w:t xml:space="preserve"> = 0.099, </w:t>
      </w:r>
      <w:r>
        <w:rPr>
          <w:i/>
          <w:iCs/>
        </w:rPr>
        <w:t>p</w:t>
      </w:r>
      <w:r>
        <w:t xml:space="preserve"> &lt; .001) with a turning point at 1.82, and at the 90th percentile (10 premises) it is stronger still (</w:t>
      </w:r>
      <w:r>
        <w:rPr>
          <w:i/>
          <w:iCs/>
        </w:rPr>
        <w:t>b</w:t>
      </w:r>
      <w:r>
        <w:t xml:space="preserve"> = −0.629, </w:t>
      </w:r>
      <w:r>
        <w:rPr>
          <w:i/>
          <w:iCs/>
        </w:rPr>
        <w:t>SE</w:t>
      </w:r>
      <w:r>
        <w:t xml:space="preserve"> = 0.128, </w:t>
      </w:r>
      <w:r>
        <w:rPr>
          <w:i/>
          <w:iCs/>
        </w:rPr>
        <w:t>p</w:t>
      </w:r>
      <w:r>
        <w:t xml:space="preserve"> &lt; .001) with a turning point at 1.74. </w:t>
      </w:r>
    </w:p>
    <w:p w14:paraId="4D7691B9" w14:textId="23B36609" w:rsidR="00897229" w:rsidRDefault="00897229" w:rsidP="00897229">
      <w:pPr>
        <w:ind w:firstLine="720"/>
      </w:pPr>
      <w:r>
        <w:t>Two things therefore happen as theories become broader: the inverted U in modularity becomes more sharply expressed, and its turning point shifts toward lower levels of modularity. Panel C of Figure 1 makes the consequence visible. For a narrow theory the predicted survival curve is nearly flat across the range of modularity, from .77 to .97. For a broad theory the same range spans predicted probabilities from .36 at zero modularity, up to a peak of .94 near a modularity of 1.75, and down to .06 at the maximum. Broad theories are thus far more sensitive to how their premises are organized, supporting H3.</w:t>
      </w:r>
    </w:p>
    <w:p w14:paraId="467DA79D" w14:textId="4ABF1464" w:rsidR="009F3E2E" w:rsidRPr="00FD011D" w:rsidRDefault="009F3E2E" w:rsidP="00897229">
      <w:pPr>
        <w:ind w:firstLine="720"/>
      </w:pPr>
      <w:r>
        <w:t>Among the 13,824 universes, the coefficient on the interaction between squared modularity and breadth is negative in 100% of universes, and significant at a 1%-level in 35.8% of universes, at a 5%-level in 71.3% of universes, and at a 10%-level in 86.4% of universes. The estimates run from −0.371 to −0.085, so no universe places the interaction near zero, and none yields a significant estimate of the opposite sign. Variation in the coefficient is driven mainly by the sampling frame (53.4% of explained variance), the survival horizon (14.4%), and the definition of survival (11.9%). Restricting the sample to the 2012–2020 core cohorts raises the share of significant estimates to 95.7%, whereas treating only continued independent operation as survival lowers it to 53.0%, largely because dropping acquired and publicly listed ventures reduces the median analysis sample from 250 to 212. Unlike the curvature of breadth, the interaction is almost unaffected by outlier treatment (73.5% versus 69.2% significant), which indicates that the moderation is not carried by the tails of the predictor distributions.</w:t>
      </w:r>
    </w:p>
    <w:p w14:paraId="39100979" w14:textId="08D593B3" w:rsidR="00A83D68" w:rsidRDefault="00A83D68" w:rsidP="00A83D68">
      <w:pPr>
        <w:pStyle w:val="Text"/>
        <w:numPr>
          <w:ilvl w:val="1"/>
          <w:numId w:val="23"/>
        </w:numPr>
        <w:rPr>
          <w:rFonts w:eastAsia="Times New Roman"/>
          <w:b/>
          <w:bCs/>
        </w:rPr>
      </w:pPr>
      <w:r>
        <w:rPr>
          <w:rFonts w:eastAsia="Times New Roman"/>
          <w:b/>
          <w:bCs/>
        </w:rPr>
        <w:t>Additional analyses</w:t>
      </w:r>
    </w:p>
    <w:p w14:paraId="230819E1" w14:textId="546751AD" w:rsidR="00A83D68" w:rsidRPr="00A83D68" w:rsidRDefault="00A83D68" w:rsidP="00A83D68">
      <w:pPr>
        <w:pStyle w:val="Text"/>
        <w:ind w:firstLine="360"/>
        <w:rPr>
          <w:rFonts w:eastAsia="Times New Roman"/>
        </w:rPr>
      </w:pPr>
      <w:r>
        <w:rPr>
          <w:rFonts w:eastAsia="Times New Roman"/>
        </w:rPr>
        <w:t xml:space="preserve">In our study, H1-H3 predict how different architectural properties of an entrepreneurial theory affect new venture survival: how many premises it contains, and how unevenly those </w:t>
      </w:r>
      <w:r>
        <w:rPr>
          <w:rFonts w:eastAsia="Times New Roman"/>
        </w:rPr>
        <w:lastRenderedPageBreak/>
        <w:t>premises are distributed across strategic domains. However, neither statement says anything about what the premises should be about. A founder who follows our results knows that a theory should have a load-bearing core and two or three subordinate but substantial domains, but not what that core should address.</w:t>
      </w:r>
    </w:p>
    <w:p w14:paraId="6503FB67" w14:textId="77777777" w:rsidR="0062539D" w:rsidRPr="00A66F6E" w:rsidRDefault="00A83D68" w:rsidP="0062539D">
      <w:pPr>
        <w:pStyle w:val="Text"/>
        <w:ind w:firstLine="360"/>
        <w:rPr>
          <w:rFonts w:eastAsia="Times New Roman"/>
        </w:rPr>
      </w:pPr>
      <w:r>
        <w:rPr>
          <w:rFonts w:eastAsia="Times New Roman"/>
        </w:rPr>
        <w:t>Our coding procedure partitions each pitch into strategic domains inductively. Across the three coding runs it produced 3,752 domains bearing 1,859 distinct labels. Inspecting these labels suggests four recurring types: a problem module (what is wrong, who suffers, how large the shortfall is), a product mechanism module (how the offering works and what it can do), a money module (pricing, margins, revenue model), and a route-to-market module (channels, partnerships, adoption, growth). For this analysis, we assign each domain to one module by matching its label against four keyword sets, applying them in a fixed priority order so that a label matching more than one set is assigned to the narrower module first. Labels matching none of the four remain unclassified (18.9% of domains). For each venture we then compute the share of premises falling in domains of each type, averaged across the three coding runs. Table 8 summarizes the descriptive statistics. The product mechanism is by far the largest module: it accounts for 45.9% of premises, is present in 91% of pitches, and carries 3.40 premises on average. The money and route-to-market modules are comparatively rare — each appears in no more than a third of pitches and carries well under one premise on average.</w:t>
      </w:r>
    </w:p>
    <w:p w14:paraId="009FBADB" w14:textId="6506CDA8" w:rsidR="0062539D" w:rsidRPr="00A66F6E" w:rsidRDefault="0062539D" w:rsidP="0062539D">
      <w:pPr>
        <w:pStyle w:val="Text"/>
        <w:ind w:firstLine="578"/>
        <w:rPr>
          <w:rFonts w:eastAsia="Times New Roman"/>
        </w:rPr>
      </w:pPr>
      <w:r>
        <w:rPr>
          <w:rFonts w:eastAsia="Times New Roman"/>
          <w:b/>
          <w:bCs/>
          <w:i/>
          <w:iCs/>
        </w:rPr>
        <w:t>Results.</w:t>
      </w:r>
      <w:r>
        <w:rPr>
          <w:rFonts w:eastAsia="Times New Roman"/>
        </w:rPr>
        <w:t xml:space="preserve"> First, we find that emphasis on the </w:t>
      </w:r>
      <w:r>
        <w:rPr>
          <w:rFonts w:eastAsia="Times New Roman"/>
          <w:i/>
          <w:iCs/>
        </w:rPr>
        <w:t>product mechanism</w:t>
      </w:r>
      <w:r>
        <w:rPr>
          <w:rFonts w:eastAsia="Times New Roman"/>
        </w:rPr>
        <w:t xml:space="preserve"> is associated with survival. A one standard deviation increase in the share of premises devoted to how the offering works corresponds to an increase in the odds of survival of 74% (odds ratio of 1.74; b = 0.552, SE = 0.157). The problem and route-to-market modules point in the opposite direction, and the money module is indistinguishable from zero. These estimates hold breadth and modularity constant, so they describe how the weight of a theory is allocated rather than how much theory there is.</w:t>
      </w:r>
    </w:p>
    <w:p w14:paraId="2C7FBD1C" w14:textId="77777777" w:rsidR="00A66F6E" w:rsidRPr="00A66F6E" w:rsidRDefault="00897229" w:rsidP="00A66F6E">
      <w:pPr>
        <w:pStyle w:val="Text"/>
        <w:ind w:firstLine="578"/>
        <w:rPr>
          <w:rFonts w:eastAsia="Times New Roman"/>
        </w:rPr>
      </w:pPr>
      <w:r>
        <w:rPr>
          <w:rFonts w:eastAsia="Times New Roman"/>
        </w:rPr>
        <w:lastRenderedPageBreak/>
        <w:t xml:space="preserve">Because theory modularity is itself a measure of unevenness, one might suspect that module emphasis and modularity capture the same thing. They do not. The correlation between mechanism share and modularity is r = 0.20, and the correlation with the number of domains is r = −0.18. A theory devoted entirely to the mechanism is not a theory with one domain: among the 3% of ventures whose domains are all mechanism-type, the average pitch still contains 2.3 distinct domains. Nor does the mechanism effect depend on the level of modularity: interacting mechanism share with modularity and its square yields coefficients of 0.059 (SE 0.150) and 0.025 (SE 0.047), neither significant. The two work additively, as the raw survival rates in Table 9 show. </w:t>
      </w:r>
    </w:p>
    <w:p w14:paraId="4554C90C" w14:textId="762F8917" w:rsidR="00A66F6E" w:rsidRPr="00A66F6E" w:rsidRDefault="00A66F6E" w:rsidP="00A66F6E">
      <w:pPr>
        <w:pStyle w:val="Text"/>
        <w:ind w:firstLine="578"/>
        <w:rPr>
          <w:rFonts w:eastAsia="Times New Roman"/>
        </w:rPr>
      </w:pPr>
      <w:r>
        <w:rPr>
          <w:rFonts w:eastAsia="Times New Roman"/>
        </w:rPr>
        <w:t>Our results suggest that s</w:t>
      </w:r>
      <w:r>
        <w:rPr>
          <w:rFonts w:eastAsia="Times New Roman"/>
          <w:lang w:val="en-GB"/>
        </w:rPr>
        <w:t xml:space="preserve">tructure determines whether a theory can be revised at all; focus determines what the revision is about. </w:t>
      </w:r>
      <w:r>
        <w:rPr>
          <w:rFonts w:eastAsia="Times New Roman"/>
        </w:rPr>
        <w:t>A founder with a well-balanced theory gains further from placing its core on the mechanism — not instead of balance, but in addition to it. Specifically, evaluated at the estimated optima for breadth and modularity, a founder who places the emphasis of the theory on the mechanism has a predicted survival probability 6.8 percentage points higher than the same founder who places the emphasis on the problem module, 5.2 points higher than for the route-to-market module, and 5.1 points higher than for the money module.</w:t>
      </w:r>
    </w:p>
    <w:p w14:paraId="24F6C124" w14:textId="7C468995" w:rsidR="00897229" w:rsidRPr="00A66F6E" w:rsidRDefault="00A66F6E" w:rsidP="00A66F6E">
      <w:pPr>
        <w:pStyle w:val="Text"/>
        <w:ind w:firstLine="578"/>
      </w:pPr>
      <w:r>
        <w:rPr>
          <w:rFonts w:eastAsia="Times New Roman"/>
        </w:rPr>
        <w:t xml:space="preserve">Here, we also conducted a multiverse analysis </w:t>
      </w:r>
      <w:r>
        <w:rPr>
          <w:rFonts w:eastAsia="Times New Roman"/>
        </w:rPr>
        <w:fldChar w:fldCharType="begin"/>
      </w:r>
      <w:r>
        <w:rPr>
          <w:rFonts w:eastAsia="Times New Roman"/>
        </w:rPr>
        <w:instrText xml:space="preserve"> ADDIN EN.CITE &lt;EndNote&gt;&lt;Cite&gt;&lt;Author&gt;Götz&lt;/Author&gt;&lt;Year&gt;2025&lt;/Year&gt;&lt;RecNum&gt;1765&lt;/RecNum&gt;&lt;DisplayText&gt;(Götz et al., 2025)&lt;/DisplayText&gt;&lt;record&gt;&lt;rec-number&gt;1765&lt;/rec-number&gt;&lt;foreign-keys&gt;&lt;key app="EN" db-id="90xapazwg5x5reewpvbv29r1tpaswrf2azpa" timestamp="1787327286"&gt;1765&lt;/key&gt;&lt;/foreign-keys&gt;&lt;ref-type name="Journal Article"&gt;17&lt;/ref-type&gt;&lt;contributors&gt;&lt;authors&gt;&lt;author&gt;Götz, Martin&lt;/author&gt;&lt;author&gt;Carnes, Christina Matz&lt;/author&gt;&lt;author&gt;Hill, Aaron D&lt;/author&gt;&lt;author&gt;O’Boyle, Ernest H&lt;/author&gt;&lt;/authors&gt;&lt;/contributors&gt;&lt;titles&gt;&lt;title&gt;Multiverse analysis to advance theory and practice: Illustrating and investigating variability in CEO gender pay inequality&lt;/title&gt;&lt;secondary-title&gt;Academy of Management Journal&lt;/secondary-title&gt;&lt;/titles&gt;&lt;periodical&gt;&lt;full-title&gt;ACADEMY OF MANAGEMENT JOURNAL&lt;/full-title&gt;&lt;abbr-1&gt;ACAD MANAGE J&lt;/abbr-1&gt;&lt;/periodical&gt;&lt;pages&gt;amj. 2024.0355&lt;/pages&gt;&lt;number&gt;ja&lt;/number&gt;&lt;dates&gt;&lt;year&gt;2025&lt;/year&gt;&lt;/dates&gt;&lt;isbn&gt;0001-4273&lt;/isbn&gt;&lt;urls&gt;&lt;/urls&gt;&lt;/record&gt;&lt;/Cite&gt;&lt;/EndNote&gt;</w:instrText>
      </w:r>
      <w:r>
        <w:rPr>
          <w:rFonts w:eastAsia="Times New Roman"/>
        </w:rPr>
        <w:fldChar w:fldCharType="separate"/>
      </w:r>
      <w:r>
        <w:rPr>
          <w:rFonts w:eastAsia="Times New Roman"/>
          <w:noProof/>
        </w:rPr>
        <w:t>(Götz et al., 2025)</w:t>
      </w:r>
      <w:r>
        <w:rPr>
          <w:rFonts w:eastAsia="Times New Roman"/>
        </w:rPr>
        <w:fldChar w:fldCharType="end"/>
      </w:r>
      <w:r>
        <w:rPr>
          <w:rFonts w:eastAsia="Times New Roman"/>
        </w:rPr>
        <w:t xml:space="preserve"> with a total of 1,536 universes, varying how to resolve labels that match more than one keyword set, whether single-premise domains should count, how to express module emphasis, the survival window, the control set, and the sector fixed effects. Figure 5 shows that product mechanism is positive in 100% of specifications and significant in 80%; its credibility interval excludes zero. Problem and route-to-market are negative in 94% and 99% of specifications respectively. The money module straddles zero.</w:t>
      </w:r>
    </w:p>
    <w:p w14:paraId="13B04FF7" w14:textId="77777777" w:rsidR="008E197B" w:rsidRDefault="008E197B" w:rsidP="00305585">
      <w:pPr>
        <w:ind w:firstLine="720"/>
        <w:sectPr w:rsidR="008E197B" w:rsidSect="00A65BA4">
          <w:footerReference w:type="default" r:id="rId24"/>
          <w:type w:val="continuous"/>
          <w:pgSz w:w="11906" w:h="16838" w:code="9"/>
          <w:pgMar w:top="1134" w:right="1134" w:bottom="1134" w:left="1644" w:header="652" w:footer="652" w:gutter="0"/>
          <w:cols w:space="708"/>
          <w:docGrid w:linePitch="360"/>
        </w:sectPr>
      </w:pPr>
    </w:p>
    <w:p w14:paraId="7DFA03C5" w14:textId="77777777" w:rsidR="008E197B" w:rsidRPr="00A060B5" w:rsidRDefault="008E197B" w:rsidP="008E197B">
      <w:pPr>
        <w:widowControl/>
        <w:spacing w:after="0" w:line="240" w:lineRule="auto"/>
        <w:ind w:firstLine="0"/>
        <w:rPr>
          <w:rFonts w:eastAsia="Times New Roman" w:cs="Times New Roman"/>
          <w:szCs w:val="24"/>
          <w:lang w:eastAsia="de-DE"/>
        </w:rPr>
      </w:pPr>
      <w:r>
        <w:rPr>
          <w:rFonts w:eastAsia="Times New Roman" w:cs="Times New Roman"/>
          <w:szCs w:val="24"/>
          <w:lang w:eastAsia="de-DE"/>
        </w:rPr>
        <w:lastRenderedPageBreak/>
        <w:t>TABLE 1</w:t>
      </w:r>
    </w:p>
    <w:p w14:paraId="7B6FA083" w14:textId="77777777" w:rsidR="008E197B" w:rsidRPr="008E197B" w:rsidRDefault="008E197B" w:rsidP="008E197B">
      <w:pPr>
        <w:widowControl/>
        <w:spacing w:line="240" w:lineRule="auto"/>
        <w:ind w:firstLine="0"/>
        <w:rPr>
          <w:rFonts w:eastAsia="Times New Roman" w:cs="Times New Roman"/>
          <w:szCs w:val="24"/>
          <w:lang w:val="de-CH" w:eastAsia="de-DE"/>
        </w:rPr>
      </w:pPr>
      <w:r>
        <w:rPr>
          <w:rFonts w:eastAsia="Times New Roman" w:cs="Times New Roman"/>
          <w:i/>
          <w:iCs/>
          <w:szCs w:val="24"/>
          <w:lang w:val="de-CH" w:eastAsia="de-DE"/>
        </w:rPr>
        <w:t>Descriptive Statistics and Correlations</w:t>
      </w:r>
    </w:p>
    <w:tbl>
      <w:tblPr>
        <w:tblW w:w="14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2"/>
        <w:gridCol w:w="721"/>
        <w:gridCol w:w="721"/>
        <w:gridCol w:w="721"/>
        <w:gridCol w:w="721"/>
        <w:gridCol w:w="721"/>
        <w:gridCol w:w="721"/>
        <w:gridCol w:w="721"/>
        <w:gridCol w:w="721"/>
        <w:gridCol w:w="721"/>
        <w:gridCol w:w="721"/>
        <w:gridCol w:w="721"/>
        <w:gridCol w:w="721"/>
        <w:gridCol w:w="721"/>
        <w:gridCol w:w="721"/>
        <w:gridCol w:w="721"/>
        <w:gridCol w:w="721"/>
        <w:gridCol w:w="721"/>
      </w:tblGrid>
      <w:tr w:rsidR="008E197B" w:rsidRPr="008E197B" w14:paraId="24BF686A" w14:textId="77777777" w:rsidTr="008E197B">
        <w:tc>
          <w:tcPr>
            <w:tcW w:w="2202"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46DBCDA" w14:textId="77777777" w:rsidR="008E197B" w:rsidRPr="008E197B" w:rsidRDefault="008E197B" w:rsidP="008E197B">
            <w:pPr>
              <w:widowControl/>
              <w:spacing w:before="20" w:after="20" w:line="240" w:lineRule="auto"/>
              <w:ind w:firstLine="0"/>
              <w:rPr>
                <w:rFonts w:eastAsia="Times New Roman" w:cs="Times New Roman"/>
                <w:szCs w:val="24"/>
                <w:lang w:val="de-CH" w:eastAsia="de-DE"/>
              </w:rPr>
            </w:pPr>
            <w:r>
              <w:rPr>
                <w:rFonts w:eastAsia="Times New Roman" w:cs="Times New Roman"/>
                <w:b/>
                <w:bCs/>
                <w:sz w:val="16"/>
                <w:szCs w:val="16"/>
                <w:lang w:val="de-CH" w:eastAsia="de-DE"/>
              </w:rPr>
              <w:t>Variable</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0F2A30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i/>
                <w:iCs/>
                <w:sz w:val="16"/>
                <w:szCs w:val="16"/>
                <w:lang w:val="de-CH" w:eastAsia="de-DE"/>
              </w:rPr>
              <w:t>M</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765275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i/>
                <w:iCs/>
                <w:sz w:val="16"/>
                <w:szCs w:val="16"/>
                <w:lang w:val="de-CH" w:eastAsia="de-DE"/>
              </w:rPr>
              <w:t>SD</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EA3591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Min</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5B9D07B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Max</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323ED5C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1</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2F9BC6E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2</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62B3C3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3</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43B1630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4</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7307F4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5</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6A8F6CB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6</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1B4A322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7</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8729FD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8</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306AD24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9</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D109E3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10</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519384D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11</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235B2D0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12</w:t>
            </w:r>
          </w:p>
        </w:tc>
        <w:tc>
          <w:tcPr>
            <w:tcW w:w="72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BDB3CF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13</w:t>
            </w:r>
          </w:p>
        </w:tc>
      </w:tr>
      <w:tr w:rsidR="008E197B" w:rsidRPr="008E197B" w14:paraId="5EEA0439"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E156E51"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1. Venture survival</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736020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0.80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F88FE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0.40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3B53DC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10B3D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ACF4AB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73317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73E79C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D29A5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76D2C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81868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126ED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731FAE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37250F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39A168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95E6B3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6431B3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777830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60398698"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B0DB64"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2. Theory breadth</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5DD7F9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7.80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D75A6A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1.76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586BE0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3.50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D35650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14.00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712D0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DA73C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98CFF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06F30C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AF8B1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78367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CF611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CD20C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6F2F3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72F7F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E9EC3C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C95A0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68E680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54385420"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9ED5BF3"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3. Theory modularity</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1ED2DE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1.19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305D7D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0.70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3661C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51966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4.95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4041DC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CF80B4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.25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2D5796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29F8A1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D8138C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16BC20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E00101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376120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39D8D6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E47590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22E3D0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2E7075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4113C0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5F31F41D"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00024F9"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4. Pitch length (100 words)</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9713A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9.24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EDA24D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2.16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1C536D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3.16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D56FA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23.44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29578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51075B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37FED5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C17EA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325526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D6B23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C80242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AF6BD4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C8754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3491EC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72FAD2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B11EB9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986B09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0999EFB0"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A6ED328"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5. Female founder</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A7581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6EBF4F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0.42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520F2C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C0DC63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79AEE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237B0F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8D579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265FD7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DBAC01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068DD3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FC830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3B151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8A49E4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59910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1D244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205081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13330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66B2EB59"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8CD95F"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6. Founder age (estimated, z)</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37C18A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ACBBF2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0.88</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70086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−1.87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5FEAF0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3.30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68DA36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2C30DB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FF2417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BC6EC4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962CBB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2DEB3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A6997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C5A524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0145FA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8A5E03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98267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E08F78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90BD9E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3134F5DB"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FBA845"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7. Founder race (estimated, z)</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973515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80403D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D153B4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−1.36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8F242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2.06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69AE9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95C0EA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AB0C2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BFE658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.08</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9899D5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6626B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CE8FE7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1772B5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3C5A79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0BABAD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69EF33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E583C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1FC903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32E365BD"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C899AA"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8. Premise similarity (z)</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BBF70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01CE4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53F6E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−1.92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F33C5B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5.16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03520E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3BF77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49156E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6BF276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571AD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AE93F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6E172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C7A4EF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351F5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00142B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B698A6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AF03B8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29AD2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1E9751F4"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C2D794"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9. Cohort year</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D5336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2015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21490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3.63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FACF1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2009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E72E0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2023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DE5EE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.28</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2EB5D8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.30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707BF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5127E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−.31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C74629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.18</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F82CD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6DD7EC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55CBD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879193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8C962B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0DC08F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4512F2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8A6D7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514B4C7C"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E2FD14D"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10. U.S. venture</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7D360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0.74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8E6B7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0.44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BDB03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1EDF3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67012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8A3EE6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3FE29A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90E10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914CE6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4067D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DBA18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D19C4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764310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−.21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9B96AA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3C65D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1C1AF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A4417A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660A1EF2"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0C21872" w14:textId="77777777" w:rsidR="008E197B" w:rsidRPr="008E197B" w:rsidRDefault="008E197B" w:rsidP="008E197B">
            <w:pPr>
              <w:widowControl/>
              <w:spacing w:before="20" w:after="20" w:line="240" w:lineRule="auto"/>
              <w:ind w:left="120" w:hanging="120"/>
              <w:rPr>
                <w:rFonts w:eastAsia="Times New Roman" w:cs="Times New Roman"/>
                <w:szCs w:val="24"/>
                <w:lang w:eastAsia="de-DE"/>
              </w:rPr>
            </w:pPr>
            <w:r>
              <w:rPr>
                <w:rFonts w:eastAsia="Times New Roman" w:cs="Times New Roman"/>
                <w:sz w:val="16"/>
                <w:szCs w:val="16"/>
                <w:lang w:eastAsia="de-DE"/>
              </w:rPr>
              <w:t>11. Firm age at pitch (z)</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130C0B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5E8E5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0.87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4867EB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−1.24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B8CCC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5.92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960B3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939645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9CC621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DC9E9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BCFF9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A5292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E27AD7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3362C8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0564A4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.37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6B369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1B1C2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814A4D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05513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7F618310"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5213F0"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12. Firm age missing</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0D3B8D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56754C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0.43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82CC22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21BDF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1819E7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4A9577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F8CF2A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D44DD2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.08</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5E448A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C5013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DCBA7A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8EC100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330C71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−.09</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53C88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640BBD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C72BDA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8E2C9B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729182A5" w14:textId="77777777" w:rsidTr="008E197B">
        <w:tc>
          <w:tcPr>
            <w:tcW w:w="2202"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EDFA3E"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13. R&amp;D intensity</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6A5F8E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2.65</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4ADB0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0.54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C2B52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AD5A5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4.30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6E762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3B837E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−.10</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462C9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290D6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9F4B20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5F003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99703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771D2A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.17</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4AB3C1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.14</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82E108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.66</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3C1B5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.11</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EF11FA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3586E7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p>
        </w:tc>
      </w:tr>
      <w:tr w:rsidR="008E197B" w:rsidRPr="008E197B" w14:paraId="39A72F59" w14:textId="77777777" w:rsidTr="008E197B">
        <w:tc>
          <w:tcPr>
            <w:tcW w:w="2202"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534DEA7A" w14:textId="77777777" w:rsidR="008E197B" w:rsidRPr="008E197B" w:rsidRDefault="008E197B" w:rsidP="008E197B">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14. GDP growth</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6F2931C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2.30</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A68330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0.96</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2A7A7E2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−2.58</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3846FD4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7.41</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670705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2921BE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.12</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6A467C5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.06</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2D1DBBD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−.17</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68BC594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.03</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CBA1D1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−.02</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2AFBA1FA"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−.19</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281AF64"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−.16</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4325251"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.24</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698CAFB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−.01</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553EB5F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.12</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61D8539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−.04</w:t>
            </w:r>
          </w:p>
        </w:tc>
        <w:tc>
          <w:tcPr>
            <w:tcW w:w="72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430BE04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5"/>
                <w:szCs w:val="15"/>
                <w:lang w:val="de-CH" w:eastAsia="de-DE"/>
              </w:rPr>
              <w:t>.07</w:t>
            </w:r>
          </w:p>
        </w:tc>
      </w:tr>
    </w:tbl>
    <w:p w14:paraId="5DD04E55" w14:textId="77777777" w:rsidR="008E197B" w:rsidRPr="008E197B" w:rsidRDefault="008E197B" w:rsidP="008E197B">
      <w:pPr>
        <w:widowControl/>
        <w:spacing w:before="120" w:after="0" w:line="240" w:lineRule="auto"/>
        <w:ind w:firstLine="0"/>
        <w:rPr>
          <w:rFonts w:eastAsia="Times New Roman" w:cs="Times New Roman"/>
          <w:szCs w:val="24"/>
          <w:lang w:eastAsia="de-DE"/>
        </w:rPr>
      </w:pPr>
      <w:r>
        <w:rPr>
          <w:rFonts w:eastAsia="Times New Roman" w:cs="Times New Roman"/>
          <w:i/>
          <w:iCs/>
          <w:sz w:val="20"/>
          <w:lang w:eastAsia="de-DE"/>
        </w:rPr>
        <w:t>Note. n</w:t>
      </w:r>
      <w:r>
        <w:rPr>
          <w:rFonts w:eastAsia="Times New Roman" w:cs="Times New Roman"/>
          <w:sz w:val="20"/>
          <w:lang w:eastAsia="de-DE"/>
        </w:rPr>
        <w:t xml:space="preserve"> = 345 ventures. Correlations with an absolute value of .11 or greater are significant at </w:t>
      </w:r>
      <w:r>
        <w:rPr>
          <w:rFonts w:eastAsia="Times New Roman" w:cs="Times New Roman"/>
          <w:i/>
          <w:iCs/>
          <w:sz w:val="20"/>
          <w:lang w:eastAsia="de-DE"/>
        </w:rPr>
        <w:t>p</w:t>
      </w:r>
      <w:r>
        <w:rPr>
          <w:rFonts w:eastAsia="Times New Roman" w:cs="Times New Roman"/>
          <w:sz w:val="20"/>
          <w:lang w:eastAsia="de-DE"/>
        </w:rPr>
        <w:t xml:space="preserve"> &lt; .05 (two-tailed). Theory breadth is the median number of premises across six independent encoding runs; theory modularity is the standard deviation of domain sizes averaged across three runs. Firm age at pitch is standardized after mean imputation; the associated indicator flags imputed cases. Founder age and race are estimated from video stills using an automated face-analysis model and are standardized; race is scored as the predicted probability of being classified as white.</w:t>
      </w:r>
    </w:p>
    <w:p w14:paraId="25E172D9" w14:textId="77777777" w:rsidR="00305585" w:rsidRDefault="00305585" w:rsidP="00305585">
      <w:pPr>
        <w:ind w:firstLine="720"/>
      </w:pPr>
    </w:p>
    <w:p w14:paraId="5E563A0C" w14:textId="77777777" w:rsidR="008E197B" w:rsidRDefault="008E197B" w:rsidP="00574337">
      <w:pPr>
        <w:widowControl/>
        <w:spacing w:after="0" w:line="240" w:lineRule="auto"/>
        <w:ind w:firstLine="0"/>
        <w:rPr>
          <w:rFonts w:eastAsia="Times New Roman" w:cs="Times New Roman"/>
          <w:szCs w:val="24"/>
          <w:lang w:eastAsia="de-DE"/>
        </w:rPr>
      </w:pPr>
    </w:p>
    <w:p w14:paraId="35CFAEC5" w14:textId="77777777" w:rsidR="008E197B" w:rsidRDefault="008E197B" w:rsidP="00574337">
      <w:pPr>
        <w:widowControl/>
        <w:spacing w:after="0" w:line="240" w:lineRule="auto"/>
        <w:ind w:firstLine="0"/>
        <w:rPr>
          <w:rFonts w:eastAsia="Times New Roman" w:cs="Times New Roman"/>
          <w:szCs w:val="24"/>
          <w:lang w:eastAsia="de-DE"/>
        </w:rPr>
      </w:pPr>
    </w:p>
    <w:p w14:paraId="5EC094B0" w14:textId="77777777" w:rsidR="008E197B" w:rsidRDefault="008E197B" w:rsidP="00574337">
      <w:pPr>
        <w:widowControl/>
        <w:spacing w:after="0" w:line="240" w:lineRule="auto"/>
        <w:ind w:firstLine="0"/>
        <w:rPr>
          <w:rFonts w:eastAsia="Times New Roman" w:cs="Times New Roman"/>
          <w:szCs w:val="24"/>
          <w:lang w:eastAsia="de-DE"/>
        </w:rPr>
      </w:pPr>
    </w:p>
    <w:p w14:paraId="4E2F753A" w14:textId="77777777" w:rsidR="008E197B" w:rsidRDefault="008E197B" w:rsidP="00574337">
      <w:pPr>
        <w:widowControl/>
        <w:spacing w:after="0" w:line="240" w:lineRule="auto"/>
        <w:ind w:firstLine="0"/>
        <w:rPr>
          <w:rFonts w:eastAsia="Times New Roman" w:cs="Times New Roman"/>
          <w:szCs w:val="24"/>
          <w:lang w:eastAsia="de-DE"/>
        </w:rPr>
      </w:pPr>
    </w:p>
    <w:p w14:paraId="3170B09C" w14:textId="77777777" w:rsidR="008E197B" w:rsidRDefault="008E197B" w:rsidP="00574337">
      <w:pPr>
        <w:widowControl/>
        <w:spacing w:after="0" w:line="240" w:lineRule="auto"/>
        <w:ind w:firstLine="0"/>
        <w:rPr>
          <w:rFonts w:eastAsia="Times New Roman" w:cs="Times New Roman"/>
          <w:szCs w:val="24"/>
          <w:lang w:eastAsia="de-DE"/>
        </w:rPr>
      </w:pPr>
    </w:p>
    <w:p w14:paraId="3D423A3E" w14:textId="77777777" w:rsidR="008E197B" w:rsidRDefault="008E197B" w:rsidP="00574337">
      <w:pPr>
        <w:widowControl/>
        <w:spacing w:after="0" w:line="240" w:lineRule="auto"/>
        <w:ind w:firstLine="0"/>
        <w:rPr>
          <w:rFonts w:eastAsia="Times New Roman" w:cs="Times New Roman"/>
          <w:szCs w:val="24"/>
          <w:lang w:eastAsia="de-DE"/>
        </w:rPr>
        <w:sectPr w:rsidR="008E197B" w:rsidSect="008E197B">
          <w:pgSz w:w="16838" w:h="11906" w:orient="landscape" w:code="9"/>
          <w:pgMar w:top="1134" w:right="1134" w:bottom="1644" w:left="1134" w:header="652" w:footer="652" w:gutter="0"/>
          <w:cols w:space="708"/>
          <w:docGrid w:linePitch="360"/>
        </w:sectPr>
      </w:pPr>
    </w:p>
    <w:p w14:paraId="158B3210" w14:textId="0271079D" w:rsidR="00574337" w:rsidRPr="00574337" w:rsidRDefault="00574337" w:rsidP="00574337">
      <w:pPr>
        <w:widowControl/>
        <w:spacing w:after="0" w:line="240" w:lineRule="auto"/>
        <w:ind w:firstLine="0"/>
        <w:rPr>
          <w:rFonts w:eastAsia="Times New Roman" w:cs="Times New Roman"/>
          <w:szCs w:val="24"/>
          <w:lang w:eastAsia="de-DE"/>
        </w:rPr>
      </w:pPr>
      <w:r>
        <w:rPr>
          <w:rFonts w:eastAsia="Times New Roman" w:cs="Times New Roman"/>
          <w:szCs w:val="24"/>
          <w:lang w:eastAsia="de-DE"/>
        </w:rPr>
        <w:lastRenderedPageBreak/>
        <w:t>TABLE 2</w:t>
      </w:r>
    </w:p>
    <w:p w14:paraId="180C40AB" w14:textId="77777777" w:rsidR="00574337" w:rsidRPr="00574337" w:rsidRDefault="00574337" w:rsidP="00574337">
      <w:pPr>
        <w:widowControl/>
        <w:spacing w:line="240" w:lineRule="auto"/>
        <w:ind w:firstLine="0"/>
        <w:rPr>
          <w:rFonts w:eastAsia="Times New Roman" w:cs="Times New Roman"/>
          <w:szCs w:val="24"/>
          <w:lang w:eastAsia="de-DE"/>
        </w:rPr>
      </w:pPr>
      <w:r>
        <w:rPr>
          <w:rFonts w:eastAsia="Times New Roman" w:cs="Times New Roman"/>
          <w:i/>
          <w:iCs/>
          <w:szCs w:val="24"/>
          <w:lang w:eastAsia="de-DE"/>
        </w:rPr>
        <w:t>Logistic Regression Models Predicting Venture Survival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5"/>
        <w:gridCol w:w="1025"/>
        <w:gridCol w:w="1025"/>
        <w:gridCol w:w="1025"/>
        <w:gridCol w:w="1025"/>
        <w:gridCol w:w="1025"/>
        <w:gridCol w:w="1025"/>
        <w:gridCol w:w="1025"/>
      </w:tblGrid>
      <w:tr w:rsidR="00574337" w:rsidRPr="00574337" w14:paraId="22B02B2C" w14:textId="77777777" w:rsidTr="001B2BFC">
        <w:tc>
          <w:tcPr>
            <w:tcW w:w="218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2919A415" w14:textId="77777777" w:rsidR="00574337" w:rsidRPr="00574337" w:rsidRDefault="00574337" w:rsidP="00574337">
            <w:pPr>
              <w:widowControl/>
              <w:spacing w:before="20" w:after="20" w:line="240" w:lineRule="auto"/>
              <w:ind w:firstLine="0"/>
              <w:rPr>
                <w:rFonts w:eastAsia="Times New Roman" w:cs="Times New Roman"/>
                <w:szCs w:val="24"/>
                <w:lang w:val="de-CH" w:eastAsia="de-DE"/>
              </w:rPr>
            </w:pPr>
            <w:r>
              <w:rPr>
                <w:rFonts w:eastAsia="Times New Roman" w:cs="Times New Roman"/>
                <w:b/>
                <w:bCs/>
                <w:sz w:val="16"/>
                <w:szCs w:val="16"/>
                <w:lang w:val="de-CH" w:eastAsia="de-DE"/>
              </w:rPr>
              <w:t>Variable</w:t>
            </w:r>
          </w:p>
        </w:tc>
        <w:tc>
          <w:tcPr>
            <w:tcW w:w="102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57B889CD"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Model 1</w:t>
            </w:r>
          </w:p>
        </w:tc>
        <w:tc>
          <w:tcPr>
            <w:tcW w:w="102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5D8B64F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Model 2</w:t>
            </w:r>
          </w:p>
        </w:tc>
        <w:tc>
          <w:tcPr>
            <w:tcW w:w="102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47AC923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Model 3</w:t>
            </w:r>
          </w:p>
        </w:tc>
        <w:tc>
          <w:tcPr>
            <w:tcW w:w="102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427172CA"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Model 4</w:t>
            </w:r>
          </w:p>
        </w:tc>
        <w:tc>
          <w:tcPr>
            <w:tcW w:w="102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154D751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Model 5</w:t>
            </w:r>
          </w:p>
        </w:tc>
        <w:tc>
          <w:tcPr>
            <w:tcW w:w="102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5790E42B"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Model 6</w:t>
            </w:r>
          </w:p>
        </w:tc>
        <w:tc>
          <w:tcPr>
            <w:tcW w:w="1025"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6C8E1B09"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6"/>
                <w:szCs w:val="16"/>
                <w:lang w:val="de-CH" w:eastAsia="de-DE"/>
              </w:rPr>
              <w:t>Model 7</w:t>
            </w:r>
          </w:p>
        </w:tc>
      </w:tr>
      <w:tr w:rsidR="00574337" w:rsidRPr="00574337" w14:paraId="626296AB"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B74F70C"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Breadth (centered)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1366CD0"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FF93F2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0.187 (0.143)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7F8A1F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0.237† (0.122)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86A890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A17948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5A9E7B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0.265* (0.118)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2B4E2B"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0.461*** (0.121)</w:t>
            </w:r>
          </w:p>
        </w:tc>
      </w:tr>
      <w:tr w:rsidR="00574337" w:rsidRPr="00574337" w14:paraId="6628F6FD"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3B1029"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Breadth squared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3E7E045"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9375C9"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11A54C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−0.069* (0.030)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32DE9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C92E6B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AA6887"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−0.073* (0.035)</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78DFA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−0.096* (0.038)</w:t>
            </w:r>
          </w:p>
        </w:tc>
      </w:tr>
      <w:tr w:rsidR="00574337" w:rsidRPr="00574337" w14:paraId="1C7C46C3"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C982246"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Modularity (z)</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367B385"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C5EB1D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7DA15C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482000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−0.057 (0.185)</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48081A" w14:textId="459A8D81"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0.286 </w:t>
            </w:r>
            <w:r>
              <w:rPr>
                <w:rFonts w:eastAsia="Times New Roman" w:cs="Times New Roman"/>
                <w:sz w:val="16"/>
                <w:szCs w:val="16"/>
                <w:lang w:val="de-CH" w:eastAsia="de-DE"/>
              </w:rPr>
              <w:br/>
              <w:t>(0.196)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6B9514" w14:textId="3AE4B7EC"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0.243 </w:t>
            </w:r>
            <w:r>
              <w:rPr>
                <w:rFonts w:eastAsia="Times New Roman" w:cs="Times New Roman"/>
                <w:sz w:val="16"/>
                <w:szCs w:val="16"/>
                <w:lang w:val="de-CH" w:eastAsia="de-DE"/>
              </w:rPr>
              <w:br/>
              <w:t>(0.218)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242EC9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0.485* (0.220)</w:t>
            </w:r>
          </w:p>
        </w:tc>
      </w:tr>
      <w:tr w:rsidR="00574337" w:rsidRPr="00574337" w14:paraId="5A70EBCE"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B366C0"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Modularity squared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79D1A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B6BED5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67C48D7"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903491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177077"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−0.207** (0.076)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44243C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−0.217** (0.072)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2FB64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−0.167† (0.086)</w:t>
            </w:r>
          </w:p>
        </w:tc>
      </w:tr>
      <w:tr w:rsidR="00574337" w:rsidRPr="00574337" w14:paraId="2B525D8B"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9131D38"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Modularity x Breadth</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54CFF3"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9BA789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B208FB"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60F7F3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914351"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ED05370"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91DE7CD"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0.228* (0.113)</w:t>
            </w:r>
          </w:p>
        </w:tc>
      </w:tr>
      <w:tr w:rsidR="00574337" w:rsidRPr="00574337" w14:paraId="1A325B2B"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DB6E92"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Modularity squared x Breadth</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2D9F0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33B5831"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6B3188F"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C1E7BD"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CE40391"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269BD9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9A7975"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−0.209*** (0.046)</w:t>
            </w:r>
          </w:p>
        </w:tc>
      </w:tr>
      <w:tr w:rsidR="00574337" w:rsidRPr="00574337" w14:paraId="13888AD4"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8E04D0D"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Pitch length (100 words)</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FF8A9B0" w14:textId="721D08FC"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0.022 </w:t>
            </w:r>
            <w:r>
              <w:rPr>
                <w:rFonts w:eastAsia="Times New Roman" w:cs="Times New Roman"/>
                <w:sz w:val="16"/>
                <w:szCs w:val="16"/>
                <w:lang w:val="de-CH" w:eastAsia="de-DE"/>
              </w:rPr>
              <w:br/>
              <w:t>(0.074)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192A718" w14:textId="2667B115"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0.006 </w:t>
            </w:r>
            <w:r>
              <w:rPr>
                <w:rFonts w:eastAsia="Times New Roman" w:cs="Times New Roman"/>
                <w:sz w:val="16"/>
                <w:szCs w:val="16"/>
                <w:lang w:val="de-CH" w:eastAsia="de-DE"/>
              </w:rPr>
              <w:br/>
              <w:t>(0.073)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211B9C" w14:textId="79B82A3E"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0.023 </w:t>
            </w:r>
            <w:r>
              <w:rPr>
                <w:rFonts w:eastAsia="Times New Roman" w:cs="Times New Roman"/>
                <w:sz w:val="16"/>
                <w:szCs w:val="16"/>
                <w:lang w:val="de-CH" w:eastAsia="de-DE"/>
              </w:rPr>
              <w:br/>
              <w:t>(0.072)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2D0BFC" w14:textId="6A142BE8"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0.019 </w:t>
            </w:r>
            <w:r>
              <w:rPr>
                <w:rFonts w:eastAsia="Times New Roman" w:cs="Times New Roman"/>
                <w:sz w:val="16"/>
                <w:szCs w:val="16"/>
                <w:lang w:val="de-CH" w:eastAsia="de-DE"/>
              </w:rPr>
              <w:br/>
              <w:t>(0.075)</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A3193FE" w14:textId="22A10050"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0.019 </w:t>
            </w:r>
            <w:r>
              <w:rPr>
                <w:rFonts w:eastAsia="Times New Roman" w:cs="Times New Roman"/>
                <w:sz w:val="16"/>
                <w:szCs w:val="16"/>
                <w:lang w:val="de-CH" w:eastAsia="de-DE"/>
              </w:rPr>
              <w:br/>
              <w:t>(0.079)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B07621F" w14:textId="19E026C9"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0.014 </w:t>
            </w:r>
            <w:r>
              <w:rPr>
                <w:rFonts w:eastAsia="Times New Roman" w:cs="Times New Roman"/>
                <w:sz w:val="16"/>
                <w:szCs w:val="16"/>
                <w:lang w:val="de-CH" w:eastAsia="de-DE"/>
              </w:rPr>
              <w:br/>
              <w:t>(0.076)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4C19DA" w14:textId="47BAE144"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0.032 </w:t>
            </w:r>
            <w:r>
              <w:rPr>
                <w:rFonts w:eastAsia="Times New Roman" w:cs="Times New Roman"/>
                <w:sz w:val="16"/>
                <w:szCs w:val="16"/>
                <w:lang w:val="de-CH" w:eastAsia="de-DE"/>
              </w:rPr>
              <w:br/>
              <w:t>(0.082)</w:t>
            </w:r>
          </w:p>
        </w:tc>
      </w:tr>
      <w:tr w:rsidR="00574337" w:rsidRPr="00574337" w14:paraId="0A1EBE91"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429731" w14:textId="65DACE0D" w:rsidR="00574337" w:rsidRPr="00EA0B45" w:rsidRDefault="00EA0B45" w:rsidP="00574337">
            <w:pPr>
              <w:widowControl/>
              <w:spacing w:before="20" w:after="20" w:line="240" w:lineRule="auto"/>
              <w:ind w:left="120" w:hanging="120"/>
              <w:rPr>
                <w:rFonts w:eastAsia="Times New Roman" w:cs="Times New Roman"/>
                <w:sz w:val="16"/>
                <w:szCs w:val="16"/>
                <w:lang w:val="de-CH" w:eastAsia="de-DE"/>
              </w:rPr>
            </w:pPr>
            <w:r>
              <w:rPr>
                <w:rFonts w:eastAsia="Times New Roman" w:cs="Times New Roman"/>
                <w:sz w:val="16"/>
                <w:szCs w:val="16"/>
                <w:lang w:val="de-CH" w:eastAsia="de-DE"/>
              </w:rPr>
              <w:t>Female founder</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AF2B23" w14:textId="0E881471"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0.783 </w:t>
            </w:r>
            <w:r>
              <w:rPr>
                <w:rFonts w:eastAsia="Times New Roman" w:cs="Times New Roman"/>
                <w:sz w:val="16"/>
                <w:szCs w:val="16"/>
                <w:lang w:val="de-CH" w:eastAsia="de-DE"/>
              </w:rPr>
              <w:br/>
              <w:t>(0.487)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416AC9E" w14:textId="4423343D"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0.739 </w:t>
            </w:r>
            <w:r>
              <w:rPr>
                <w:rFonts w:eastAsia="Times New Roman" w:cs="Times New Roman"/>
                <w:sz w:val="16"/>
                <w:szCs w:val="16"/>
                <w:lang w:val="de-CH" w:eastAsia="de-DE"/>
              </w:rPr>
              <w:br/>
              <w:t>(0.479)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4E8E723" w14:textId="6634C25A"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0.707 </w:t>
            </w:r>
            <w:r>
              <w:rPr>
                <w:rFonts w:eastAsia="Times New Roman" w:cs="Times New Roman"/>
                <w:sz w:val="16"/>
                <w:szCs w:val="16"/>
                <w:lang w:val="de-CH" w:eastAsia="de-DE"/>
              </w:rPr>
              <w:br/>
              <w:t>(0.467)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5F81D54" w14:textId="038D1A1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0.785 </w:t>
            </w:r>
            <w:r>
              <w:rPr>
                <w:rFonts w:eastAsia="Times New Roman" w:cs="Times New Roman"/>
                <w:sz w:val="16"/>
                <w:szCs w:val="16"/>
                <w:lang w:val="de-CH" w:eastAsia="de-DE"/>
              </w:rPr>
              <w:br/>
              <w:t>(0.493)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8A03C5" w14:textId="54AEBC5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0.802 </w:t>
            </w:r>
            <w:r>
              <w:rPr>
                <w:rFonts w:eastAsia="Times New Roman" w:cs="Times New Roman"/>
                <w:sz w:val="16"/>
                <w:szCs w:val="16"/>
                <w:lang w:val="de-CH" w:eastAsia="de-DE"/>
              </w:rPr>
              <w:br/>
              <w:t>(0.492)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BF77C2" w14:textId="304AA50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0.728 </w:t>
            </w:r>
            <w:r>
              <w:rPr>
                <w:rFonts w:eastAsia="Times New Roman" w:cs="Times New Roman"/>
                <w:sz w:val="16"/>
                <w:szCs w:val="16"/>
                <w:lang w:val="de-CH" w:eastAsia="de-DE"/>
              </w:rPr>
              <w:br/>
              <w:t>(0.477)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B620320" w14:textId="3A49269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0.654 </w:t>
            </w:r>
            <w:r>
              <w:rPr>
                <w:rFonts w:eastAsia="Times New Roman" w:cs="Times New Roman"/>
                <w:sz w:val="16"/>
                <w:szCs w:val="16"/>
                <w:lang w:val="de-CH" w:eastAsia="de-DE"/>
              </w:rPr>
              <w:br/>
              <w:t>(0.498)</w:t>
            </w:r>
          </w:p>
        </w:tc>
      </w:tr>
      <w:tr w:rsidR="00574337" w:rsidRPr="00574337" w14:paraId="3C6E6018"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816F48"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Founder age (AI, z)</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96F63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−0.136 (0.191)</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71A79A"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−0.148 (0.188)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379B2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−0.150 (0.185)</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949248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−0.135 (0.193)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60C2431"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−0.140 (0.193)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D5460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−0.158 (0.187)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EBD59A"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−0.158 (0.196)</w:t>
            </w:r>
          </w:p>
        </w:tc>
      </w:tr>
      <w:tr w:rsidR="00574337" w:rsidRPr="00574337" w14:paraId="0CE0E98D"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6948D0"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Founder race (AI, z)</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F1B5A6E" w14:textId="17772F4B"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0.164 </w:t>
            </w:r>
            <w:r>
              <w:rPr>
                <w:rFonts w:eastAsia="Times New Roman" w:cs="Times New Roman"/>
                <w:sz w:val="16"/>
                <w:szCs w:val="16"/>
                <w:lang w:val="de-CH" w:eastAsia="de-DE"/>
              </w:rPr>
              <w:br/>
              <w:t>(0.111)</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7692C5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0.175† (0.102)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8D7D61B" w14:textId="16FAE238"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0.168 </w:t>
            </w:r>
            <w:r>
              <w:rPr>
                <w:rFonts w:eastAsia="Times New Roman" w:cs="Times New Roman"/>
                <w:sz w:val="16"/>
                <w:szCs w:val="16"/>
                <w:lang w:val="de-CH" w:eastAsia="de-DE"/>
              </w:rPr>
              <w:br/>
              <w:t>(0.103)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B3DC059" w14:textId="68CDC031"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0.170 </w:t>
            </w:r>
            <w:r>
              <w:rPr>
                <w:rFonts w:eastAsia="Times New Roman" w:cs="Times New Roman"/>
                <w:sz w:val="16"/>
                <w:szCs w:val="16"/>
                <w:lang w:val="de-CH" w:eastAsia="de-DE"/>
              </w:rPr>
              <w:br/>
              <w:t>(0.114)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B08D772" w14:textId="09B56729"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0.171 </w:t>
            </w:r>
            <w:r>
              <w:rPr>
                <w:rFonts w:eastAsia="Times New Roman" w:cs="Times New Roman"/>
                <w:sz w:val="16"/>
                <w:szCs w:val="16"/>
                <w:lang w:val="de-CH" w:eastAsia="de-DE"/>
              </w:rPr>
              <w:br/>
              <w:t>(0.112)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D3E045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0.182† (0.103)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F391B81"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0.171† (0.099)</w:t>
            </w:r>
          </w:p>
        </w:tc>
      </w:tr>
      <w:tr w:rsidR="00574337" w:rsidRPr="00574337" w14:paraId="716A53F4"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6C76DA"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Premise similarity (z)</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185E9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0.289* (0.146)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F2899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0.313* (0.150)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3948C7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0.317* (0.157)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4DD96C3"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0.294† (0.150)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3ED6F0A"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0.318* (0.132)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C98EF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0.365** (0.134)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D7DE295"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0.392* (0.177)</w:t>
            </w:r>
          </w:p>
        </w:tc>
      </w:tr>
      <w:tr w:rsidR="00574337" w:rsidRPr="00574337" w14:paraId="5CC684D5"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723B214"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Cohort year</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F735519"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0.211*** (0.050)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9483E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0.173** (0.053)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A94733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0.179*** (0.053)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C1486A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0.210*** (0.050)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A7DA82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0.215*** (0.053)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A9B073"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0.180** (0.058)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5E2E70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0.167** (0.061)</w:t>
            </w:r>
          </w:p>
        </w:tc>
      </w:tr>
      <w:tr w:rsidR="00574337" w:rsidRPr="00574337" w14:paraId="430FB823"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6E2D88A"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U.S. venture</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799F4F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−0.231 (0.449)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857382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−0.300 (0.458)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5118E7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−0.228 (0.457)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D92B5A9"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−0.221 (0.449)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04FCCBD"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−0.140 (0.428)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06E5F4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−0.146 (0.431)</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4A00DB"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−0.165 (0.453)</w:t>
            </w:r>
          </w:p>
        </w:tc>
      </w:tr>
      <w:tr w:rsidR="00574337" w:rsidRPr="00574337" w14:paraId="18A7C832"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D17E3BE" w14:textId="77777777" w:rsidR="00574337" w:rsidRPr="00574337" w:rsidRDefault="00574337" w:rsidP="00574337">
            <w:pPr>
              <w:widowControl/>
              <w:spacing w:before="20" w:after="20" w:line="240" w:lineRule="auto"/>
              <w:ind w:left="120" w:hanging="120"/>
              <w:rPr>
                <w:rFonts w:eastAsia="Times New Roman" w:cs="Times New Roman"/>
                <w:szCs w:val="24"/>
                <w:lang w:eastAsia="de-DE"/>
              </w:rPr>
            </w:pPr>
            <w:r>
              <w:rPr>
                <w:rFonts w:eastAsia="Times New Roman" w:cs="Times New Roman"/>
                <w:sz w:val="16"/>
                <w:szCs w:val="16"/>
                <w:lang w:eastAsia="de-DE"/>
              </w:rPr>
              <w:t>Firm age at pitch (z)</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888BF60" w14:textId="31ABE9FE"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0.276 </w:t>
            </w:r>
            <w:r>
              <w:rPr>
                <w:rFonts w:eastAsia="Times New Roman" w:cs="Times New Roman"/>
                <w:sz w:val="16"/>
                <w:szCs w:val="16"/>
                <w:lang w:val="de-CH" w:eastAsia="de-DE"/>
              </w:rPr>
              <w:br/>
              <w:t>(0.249)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1228711" w14:textId="736E4139"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0.311 </w:t>
            </w:r>
            <w:r>
              <w:rPr>
                <w:rFonts w:eastAsia="Times New Roman" w:cs="Times New Roman"/>
                <w:sz w:val="16"/>
                <w:szCs w:val="16"/>
                <w:lang w:val="de-CH" w:eastAsia="de-DE"/>
              </w:rPr>
              <w:br/>
              <w:t>(0.247)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A44BB3" w14:textId="7A136DE2"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0.351 </w:t>
            </w:r>
            <w:r>
              <w:rPr>
                <w:rFonts w:eastAsia="Times New Roman" w:cs="Times New Roman"/>
                <w:sz w:val="16"/>
                <w:szCs w:val="16"/>
                <w:lang w:val="de-CH" w:eastAsia="de-DE"/>
              </w:rPr>
              <w:br/>
              <w:t>(0.228)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DF8F887" w14:textId="50D06706"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0.282 </w:t>
            </w:r>
            <w:r>
              <w:rPr>
                <w:rFonts w:eastAsia="Times New Roman" w:cs="Times New Roman"/>
                <w:sz w:val="16"/>
                <w:szCs w:val="16"/>
                <w:lang w:val="de-CH" w:eastAsia="de-DE"/>
              </w:rPr>
              <w:br/>
              <w:t>(0.260)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3633F78" w14:textId="7066171D"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0.266 </w:t>
            </w:r>
            <w:r>
              <w:rPr>
                <w:rFonts w:eastAsia="Times New Roman" w:cs="Times New Roman"/>
                <w:sz w:val="16"/>
                <w:szCs w:val="16"/>
                <w:lang w:val="de-CH" w:eastAsia="de-DE"/>
              </w:rPr>
              <w:br/>
              <w:t>(0.269)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868BC7" w14:textId="479CEB00"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0.354 </w:t>
            </w:r>
            <w:r>
              <w:rPr>
                <w:rFonts w:eastAsia="Times New Roman" w:cs="Times New Roman"/>
                <w:sz w:val="16"/>
                <w:szCs w:val="16"/>
                <w:lang w:val="de-CH" w:eastAsia="de-DE"/>
              </w:rPr>
              <w:br/>
              <w:t>(0.253)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AD1912" w14:textId="6E10C032"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0.364 </w:t>
            </w:r>
            <w:r>
              <w:rPr>
                <w:rFonts w:eastAsia="Times New Roman" w:cs="Times New Roman"/>
                <w:sz w:val="16"/>
                <w:szCs w:val="16"/>
                <w:lang w:val="de-CH" w:eastAsia="de-DE"/>
              </w:rPr>
              <w:br/>
              <w:t>(0.261)</w:t>
            </w:r>
          </w:p>
        </w:tc>
      </w:tr>
      <w:tr w:rsidR="00574337" w:rsidRPr="00574337" w14:paraId="12E86651"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5ED7448"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R&amp;D intensity</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92ACB8" w14:textId="0866B711"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0.250 </w:t>
            </w:r>
            <w:r>
              <w:rPr>
                <w:rFonts w:eastAsia="Times New Roman" w:cs="Times New Roman"/>
                <w:sz w:val="16"/>
                <w:szCs w:val="16"/>
                <w:lang w:val="de-CH" w:eastAsia="de-DE"/>
              </w:rPr>
              <w:br/>
              <w:t>(0.419)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2F90263" w14:textId="2245CAF8"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0.368 </w:t>
            </w:r>
            <w:r>
              <w:rPr>
                <w:rFonts w:eastAsia="Times New Roman" w:cs="Times New Roman"/>
                <w:sz w:val="16"/>
                <w:szCs w:val="16"/>
                <w:lang w:val="de-CH" w:eastAsia="de-DE"/>
              </w:rPr>
              <w:br/>
              <w:t>(0.454)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5DD46E3" w14:textId="6E7395E0"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0.321 </w:t>
            </w:r>
            <w:r>
              <w:rPr>
                <w:rFonts w:eastAsia="Times New Roman" w:cs="Times New Roman"/>
                <w:sz w:val="16"/>
                <w:szCs w:val="16"/>
                <w:lang w:val="de-CH" w:eastAsia="de-DE"/>
              </w:rPr>
              <w:br/>
              <w:t>(0.442)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4F551C6" w14:textId="1BAC5389"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0.246 </w:t>
            </w:r>
            <w:r>
              <w:rPr>
                <w:rFonts w:eastAsia="Times New Roman" w:cs="Times New Roman"/>
                <w:sz w:val="16"/>
                <w:szCs w:val="16"/>
                <w:lang w:val="de-CH" w:eastAsia="de-DE"/>
              </w:rPr>
              <w:br/>
              <w:t>(0.423)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24EF491" w14:textId="7E6124D9"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0.126 </w:t>
            </w:r>
            <w:r>
              <w:rPr>
                <w:rFonts w:eastAsia="Times New Roman" w:cs="Times New Roman"/>
                <w:sz w:val="16"/>
                <w:szCs w:val="16"/>
                <w:lang w:val="de-CH" w:eastAsia="de-DE"/>
              </w:rPr>
              <w:br/>
              <w:t>(0.463)</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A093E23" w14:textId="3DB155F2"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0.220 </w:t>
            </w:r>
            <w:r>
              <w:rPr>
                <w:rFonts w:eastAsia="Times New Roman" w:cs="Times New Roman"/>
                <w:sz w:val="16"/>
                <w:szCs w:val="16"/>
                <w:lang w:val="de-CH" w:eastAsia="de-DE"/>
              </w:rPr>
              <w:br/>
              <w:t>(0.460)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FA187EE" w14:textId="0C8C867F"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0.217 </w:t>
            </w:r>
            <w:r>
              <w:rPr>
                <w:rFonts w:eastAsia="Times New Roman" w:cs="Times New Roman"/>
                <w:sz w:val="16"/>
                <w:szCs w:val="16"/>
                <w:lang w:val="de-CH" w:eastAsia="de-DE"/>
              </w:rPr>
              <w:br/>
              <w:t>(0.534)</w:t>
            </w:r>
          </w:p>
        </w:tc>
      </w:tr>
      <w:tr w:rsidR="00574337" w:rsidRPr="00574337" w14:paraId="272B1D3A"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A9F562"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GDP growth</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B37A724" w14:textId="7F794EFD"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0.046 </w:t>
            </w:r>
            <w:r>
              <w:rPr>
                <w:rFonts w:eastAsia="Times New Roman" w:cs="Times New Roman"/>
                <w:sz w:val="16"/>
                <w:szCs w:val="16"/>
                <w:lang w:val="de-CH" w:eastAsia="de-DE"/>
              </w:rPr>
              <w:br/>
              <w:t>(0.144)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113D132" w14:textId="3DC6670A"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0.034 </w:t>
            </w:r>
            <w:r>
              <w:rPr>
                <w:rFonts w:eastAsia="Times New Roman" w:cs="Times New Roman"/>
                <w:sz w:val="16"/>
                <w:szCs w:val="16"/>
                <w:lang w:val="de-CH" w:eastAsia="de-DE"/>
              </w:rPr>
              <w:br/>
              <w:t>(0.134)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04D18B9" w14:textId="5AB26CD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0.041 </w:t>
            </w:r>
            <w:r>
              <w:rPr>
                <w:rFonts w:eastAsia="Times New Roman" w:cs="Times New Roman"/>
                <w:sz w:val="16"/>
                <w:szCs w:val="16"/>
                <w:lang w:val="de-CH" w:eastAsia="de-DE"/>
              </w:rPr>
              <w:br/>
              <w:t>(0.145)</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8BA3577" w14:textId="5FA4C821"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0.052 </w:t>
            </w:r>
            <w:r>
              <w:rPr>
                <w:rFonts w:eastAsia="Times New Roman" w:cs="Times New Roman"/>
                <w:sz w:val="16"/>
                <w:szCs w:val="16"/>
                <w:lang w:val="de-CH" w:eastAsia="de-DE"/>
              </w:rPr>
              <w:br/>
              <w:t>(0.147)</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A20247" w14:textId="38720CCD"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0.054 </w:t>
            </w:r>
            <w:r>
              <w:rPr>
                <w:rFonts w:eastAsia="Times New Roman" w:cs="Times New Roman"/>
                <w:sz w:val="16"/>
                <w:szCs w:val="16"/>
                <w:lang w:val="de-CH" w:eastAsia="de-DE"/>
              </w:rPr>
              <w:br/>
              <w:t>(0.150)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43E34C9" w14:textId="296FF24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0.049 </w:t>
            </w:r>
            <w:r>
              <w:rPr>
                <w:rFonts w:eastAsia="Times New Roman" w:cs="Times New Roman"/>
                <w:sz w:val="16"/>
                <w:szCs w:val="16"/>
                <w:lang w:val="de-CH" w:eastAsia="de-DE"/>
              </w:rPr>
              <w:br/>
              <w:t>(0.152)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17BD871" w14:textId="11E25E6E"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 xml:space="preserve">0.088 </w:t>
            </w:r>
            <w:r>
              <w:rPr>
                <w:rFonts w:eastAsia="Times New Roman" w:cs="Times New Roman"/>
                <w:sz w:val="16"/>
                <w:szCs w:val="16"/>
                <w:lang w:val="de-CH" w:eastAsia="de-DE"/>
              </w:rPr>
              <w:br/>
              <w:t>(0.171)</w:t>
            </w:r>
          </w:p>
        </w:tc>
      </w:tr>
      <w:tr w:rsidR="00EA0B45" w:rsidRPr="00574337" w14:paraId="0F810915" w14:textId="77777777" w:rsidTr="005E63B7">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C0CFA0F" w14:textId="482F820C" w:rsidR="00EA0B45" w:rsidRPr="00574337" w:rsidRDefault="00EA0B45" w:rsidP="00EA0B45">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 xml:space="preserve">Sector </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8E1EFEF" w14:textId="6200F25A" w:rsidR="00EA0B45" w:rsidRPr="00574337" w:rsidRDefault="00EA0B45" w:rsidP="00EA0B45">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Included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EBE7F89" w14:textId="7E6E3655" w:rsidR="00EA0B45" w:rsidRPr="00574337" w:rsidRDefault="00EA0B45" w:rsidP="00EA0B45">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Included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D2F9133" w14:textId="33ACD17B" w:rsidR="00EA0B45" w:rsidRPr="00574337" w:rsidRDefault="00EA0B45" w:rsidP="00EA0B45">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Included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4E210B1" w14:textId="3067DBA8" w:rsidR="00EA0B45" w:rsidRPr="00574337" w:rsidRDefault="00EA0B45" w:rsidP="00EA0B45">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Included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FA734DD" w14:textId="2F44C762" w:rsidR="00EA0B45" w:rsidRPr="00574337" w:rsidRDefault="00EA0B45" w:rsidP="00EA0B45">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Included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CA3BE9A" w14:textId="67A1E1BF" w:rsidR="00EA0B45" w:rsidRPr="00574337" w:rsidRDefault="00EA0B45" w:rsidP="00EA0B45">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Included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0D3FC40" w14:textId="644FBE57" w:rsidR="00EA0B45" w:rsidRPr="00574337" w:rsidRDefault="00EA0B45" w:rsidP="00EA0B45">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Included</w:t>
            </w:r>
          </w:p>
        </w:tc>
      </w:tr>
      <w:tr w:rsidR="00574337" w:rsidRPr="00574337" w14:paraId="5F34397C"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0E3B2F5" w14:textId="77777777" w:rsidR="00574337" w:rsidRPr="00574337" w:rsidRDefault="00574337" w:rsidP="00574337">
            <w:pPr>
              <w:widowControl/>
              <w:spacing w:before="20" w:after="20" w:line="240" w:lineRule="auto"/>
              <w:ind w:left="120" w:hanging="120"/>
              <w:rPr>
                <w:rFonts w:eastAsia="Times New Roman" w:cs="Times New Roman"/>
                <w:szCs w:val="24"/>
                <w:lang w:val="de-CH" w:eastAsia="de-DE"/>
              </w:rPr>
            </w:pPr>
            <w:r>
              <w:rPr>
                <w:rFonts w:eastAsia="Times New Roman" w:cs="Times New Roman"/>
                <w:sz w:val="16"/>
                <w:szCs w:val="16"/>
                <w:lang w:val="de-CH" w:eastAsia="de-DE"/>
              </w:rPr>
              <w:t>Constant</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A554A6D" w14:textId="77777777" w:rsidR="00574337" w:rsidRPr="00574337" w:rsidRDefault="00574337" w:rsidP="00574337">
            <w:pPr>
              <w:widowControl/>
              <w:spacing w:before="20" w:after="20" w:line="240" w:lineRule="auto"/>
              <w:ind w:firstLine="0"/>
              <w:jc w:val="center"/>
              <w:rPr>
                <w:rFonts w:eastAsia="Times New Roman" w:cs="Times New Roman"/>
                <w:sz w:val="15"/>
                <w:szCs w:val="15"/>
                <w:lang w:val="de-CH" w:eastAsia="de-DE"/>
              </w:rPr>
            </w:pPr>
            <w:r>
              <w:rPr>
                <w:rFonts w:eastAsia="Times New Roman" w:cs="Times New Roman"/>
                <w:sz w:val="15"/>
                <w:szCs w:val="15"/>
                <w:lang w:val="de-CH" w:eastAsia="de-DE"/>
              </w:rPr>
              <w:t>−423.6*** (102.0)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5152750" w14:textId="77777777" w:rsidR="00574337" w:rsidRPr="00574337" w:rsidRDefault="00574337" w:rsidP="00574337">
            <w:pPr>
              <w:widowControl/>
              <w:spacing w:before="20" w:after="20" w:line="240" w:lineRule="auto"/>
              <w:ind w:firstLine="0"/>
              <w:jc w:val="center"/>
              <w:rPr>
                <w:rFonts w:eastAsia="Times New Roman" w:cs="Times New Roman"/>
                <w:sz w:val="15"/>
                <w:szCs w:val="15"/>
                <w:lang w:val="de-CH" w:eastAsia="de-DE"/>
              </w:rPr>
            </w:pPr>
            <w:r>
              <w:rPr>
                <w:rFonts w:eastAsia="Times New Roman" w:cs="Times New Roman"/>
                <w:sz w:val="15"/>
                <w:szCs w:val="15"/>
                <w:lang w:val="de-CH" w:eastAsia="de-DE"/>
              </w:rPr>
              <w:t>−347.7** (107.6)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7922198" w14:textId="77777777" w:rsidR="00574337" w:rsidRPr="00574337" w:rsidRDefault="00574337" w:rsidP="00574337">
            <w:pPr>
              <w:widowControl/>
              <w:spacing w:before="20" w:after="20" w:line="240" w:lineRule="auto"/>
              <w:ind w:firstLine="0"/>
              <w:jc w:val="center"/>
              <w:rPr>
                <w:rFonts w:eastAsia="Times New Roman" w:cs="Times New Roman"/>
                <w:sz w:val="15"/>
                <w:szCs w:val="15"/>
                <w:lang w:val="de-CH" w:eastAsia="de-DE"/>
              </w:rPr>
            </w:pPr>
            <w:r>
              <w:rPr>
                <w:rFonts w:eastAsia="Times New Roman" w:cs="Times New Roman"/>
                <w:sz w:val="15"/>
                <w:szCs w:val="15"/>
                <w:lang w:val="de-CH" w:eastAsia="de-DE"/>
              </w:rPr>
              <w:t>−360.0*** (107.4)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C1FB5E3" w14:textId="77777777" w:rsidR="00574337" w:rsidRPr="00574337" w:rsidRDefault="00574337" w:rsidP="00574337">
            <w:pPr>
              <w:widowControl/>
              <w:spacing w:before="20" w:after="20" w:line="240" w:lineRule="auto"/>
              <w:ind w:firstLine="0"/>
              <w:jc w:val="center"/>
              <w:rPr>
                <w:rFonts w:eastAsia="Times New Roman" w:cs="Times New Roman"/>
                <w:sz w:val="15"/>
                <w:szCs w:val="15"/>
                <w:lang w:val="de-CH" w:eastAsia="de-DE"/>
              </w:rPr>
            </w:pPr>
            <w:r>
              <w:rPr>
                <w:rFonts w:eastAsia="Times New Roman" w:cs="Times New Roman"/>
                <w:sz w:val="15"/>
                <w:szCs w:val="15"/>
                <w:lang w:val="de-CH" w:eastAsia="de-DE"/>
              </w:rPr>
              <w:t>−422.8*** (101.8)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918E12" w14:textId="77777777" w:rsidR="00574337" w:rsidRPr="00574337" w:rsidRDefault="00574337" w:rsidP="00574337">
            <w:pPr>
              <w:widowControl/>
              <w:spacing w:before="20" w:after="20" w:line="240" w:lineRule="auto"/>
              <w:ind w:firstLine="0"/>
              <w:jc w:val="center"/>
              <w:rPr>
                <w:rFonts w:eastAsia="Times New Roman" w:cs="Times New Roman"/>
                <w:sz w:val="15"/>
                <w:szCs w:val="15"/>
                <w:lang w:val="de-CH" w:eastAsia="de-DE"/>
              </w:rPr>
            </w:pPr>
            <w:r>
              <w:rPr>
                <w:rFonts w:eastAsia="Times New Roman" w:cs="Times New Roman"/>
                <w:sz w:val="15"/>
                <w:szCs w:val="15"/>
                <w:lang w:val="de-CH" w:eastAsia="de-DE"/>
              </w:rPr>
              <w:t>−431.6*** (106.9)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0422C1" w14:textId="77777777" w:rsidR="00574337" w:rsidRPr="00574337" w:rsidRDefault="00574337" w:rsidP="00574337">
            <w:pPr>
              <w:widowControl/>
              <w:spacing w:before="20" w:after="20" w:line="240" w:lineRule="auto"/>
              <w:ind w:firstLine="0"/>
              <w:jc w:val="center"/>
              <w:rPr>
                <w:rFonts w:eastAsia="Times New Roman" w:cs="Times New Roman"/>
                <w:sz w:val="15"/>
                <w:szCs w:val="15"/>
                <w:lang w:val="de-CH" w:eastAsia="de-DE"/>
              </w:rPr>
            </w:pPr>
            <w:r>
              <w:rPr>
                <w:rFonts w:eastAsia="Times New Roman" w:cs="Times New Roman"/>
                <w:sz w:val="15"/>
                <w:szCs w:val="15"/>
                <w:lang w:val="de-CH" w:eastAsia="de-DE"/>
              </w:rPr>
              <w:t>−361.6** (116.8)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7B61444" w14:textId="77777777" w:rsidR="00574337" w:rsidRPr="00574337" w:rsidRDefault="00574337" w:rsidP="00574337">
            <w:pPr>
              <w:widowControl/>
              <w:spacing w:before="20" w:after="20" w:line="240" w:lineRule="auto"/>
              <w:ind w:firstLine="0"/>
              <w:jc w:val="center"/>
              <w:rPr>
                <w:rFonts w:eastAsia="Times New Roman" w:cs="Times New Roman"/>
                <w:sz w:val="15"/>
                <w:szCs w:val="15"/>
                <w:lang w:val="de-CH" w:eastAsia="de-DE"/>
              </w:rPr>
            </w:pPr>
            <w:r>
              <w:rPr>
                <w:rFonts w:eastAsia="Times New Roman" w:cs="Times New Roman"/>
                <w:sz w:val="15"/>
                <w:szCs w:val="15"/>
                <w:lang w:val="de-CH" w:eastAsia="de-DE"/>
              </w:rPr>
              <w:t>−336.1** (122.2)</w:t>
            </w:r>
          </w:p>
        </w:tc>
      </w:tr>
      <w:tr w:rsidR="00574337" w:rsidRPr="00574337" w14:paraId="60A707F0" w14:textId="77777777" w:rsidTr="001B2BFC">
        <w:tc>
          <w:tcPr>
            <w:tcW w:w="218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718E4081" w14:textId="77777777" w:rsidR="00574337" w:rsidRPr="00574337" w:rsidRDefault="00574337" w:rsidP="00574337">
            <w:pPr>
              <w:widowControl/>
              <w:spacing w:before="20" w:after="20" w:line="240" w:lineRule="auto"/>
              <w:ind w:firstLine="0"/>
              <w:rPr>
                <w:rFonts w:eastAsia="Times New Roman" w:cs="Times New Roman"/>
                <w:szCs w:val="24"/>
                <w:lang w:val="de-CH" w:eastAsia="de-DE"/>
              </w:rPr>
            </w:pPr>
            <w:r>
              <w:rPr>
                <w:rFonts w:eastAsia="Times New Roman" w:cs="Times New Roman"/>
                <w:sz w:val="16"/>
                <w:szCs w:val="16"/>
                <w:lang w:val="de-CH" w:eastAsia="de-DE"/>
              </w:rPr>
              <w:t>Observations</w:t>
            </w:r>
          </w:p>
        </w:tc>
        <w:tc>
          <w:tcPr>
            <w:tcW w:w="102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794D9BBB"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345</w:t>
            </w:r>
          </w:p>
        </w:tc>
        <w:tc>
          <w:tcPr>
            <w:tcW w:w="102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315C5357"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345</w:t>
            </w:r>
          </w:p>
        </w:tc>
        <w:tc>
          <w:tcPr>
            <w:tcW w:w="102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3DF5F491"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345</w:t>
            </w:r>
          </w:p>
        </w:tc>
        <w:tc>
          <w:tcPr>
            <w:tcW w:w="102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1FB42EDA"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345</w:t>
            </w:r>
          </w:p>
        </w:tc>
        <w:tc>
          <w:tcPr>
            <w:tcW w:w="102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5E76224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345</w:t>
            </w:r>
          </w:p>
        </w:tc>
        <w:tc>
          <w:tcPr>
            <w:tcW w:w="102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750F049E"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345</w:t>
            </w:r>
          </w:p>
        </w:tc>
        <w:tc>
          <w:tcPr>
            <w:tcW w:w="1025" w:type="dxa"/>
            <w:tcBorders>
              <w:top w:val="single" w:sz="6" w:space="0" w:color="000000"/>
              <w:left w:val="none" w:sz="0" w:space="0" w:color="FFFFFF"/>
              <w:bottom w:val="none" w:sz="0" w:space="0" w:color="FFFFFF"/>
              <w:right w:val="none" w:sz="0" w:space="0" w:color="FFFFFF"/>
            </w:tcBorders>
            <w:tcMar>
              <w:top w:w="20" w:type="dxa"/>
              <w:left w:w="60" w:type="dxa"/>
              <w:bottom w:w="20" w:type="dxa"/>
              <w:right w:w="60" w:type="dxa"/>
            </w:tcMar>
            <w:vAlign w:val="center"/>
          </w:tcPr>
          <w:p w14:paraId="5C310C05"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345</w:t>
            </w:r>
          </w:p>
        </w:tc>
      </w:tr>
      <w:tr w:rsidR="00574337" w:rsidRPr="00574337" w14:paraId="35D927FC"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2E86027" w14:textId="77777777" w:rsidR="00574337" w:rsidRPr="00574337" w:rsidRDefault="00574337" w:rsidP="00574337">
            <w:pPr>
              <w:widowControl/>
              <w:spacing w:before="20" w:after="20" w:line="240" w:lineRule="auto"/>
              <w:ind w:firstLine="0"/>
              <w:rPr>
                <w:rFonts w:eastAsia="Times New Roman" w:cs="Times New Roman"/>
                <w:szCs w:val="24"/>
                <w:lang w:val="de-CH" w:eastAsia="de-DE"/>
              </w:rPr>
            </w:pPr>
            <w:r>
              <w:rPr>
                <w:rFonts w:eastAsia="Times New Roman" w:cs="Times New Roman"/>
                <w:sz w:val="16"/>
                <w:szCs w:val="16"/>
                <w:lang w:val="de-CH" w:eastAsia="de-DE"/>
              </w:rPr>
              <w:t>Log likelihood</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BD631B"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−147.96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78FB95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−146.26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FC6D1E4"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−144.20</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96EFF0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−147.88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239A7C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−143.98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8E62BAD"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−139.74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1265009"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−135.04</w:t>
            </w:r>
          </w:p>
        </w:tc>
      </w:tr>
      <w:tr w:rsidR="00574337" w:rsidRPr="00574337" w14:paraId="13CFEE7D"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6DFC9A9" w14:textId="77777777" w:rsidR="00574337" w:rsidRPr="00574337" w:rsidRDefault="00574337" w:rsidP="00574337">
            <w:pPr>
              <w:widowControl/>
              <w:spacing w:before="20" w:after="20" w:line="240" w:lineRule="auto"/>
              <w:ind w:firstLine="0"/>
              <w:rPr>
                <w:rFonts w:eastAsia="Times New Roman" w:cs="Times New Roman"/>
                <w:szCs w:val="24"/>
                <w:lang w:val="de-CH" w:eastAsia="de-DE"/>
              </w:rPr>
            </w:pPr>
            <w:r>
              <w:rPr>
                <w:rFonts w:eastAsia="Times New Roman" w:cs="Times New Roman"/>
                <w:sz w:val="16"/>
                <w:szCs w:val="16"/>
                <w:lang w:val="de-CH" w:eastAsia="de-DE"/>
              </w:rPr>
              <w:t>Pseudo R²</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24838E7"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.136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7BBCDF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.146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AD91A41"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.158</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5D0F8D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.136</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CE65587"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.159</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B6BC939"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.184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1137DD9"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.211</w:t>
            </w:r>
          </w:p>
        </w:tc>
      </w:tr>
      <w:tr w:rsidR="00574337" w:rsidRPr="00574337" w14:paraId="01A197BA" w14:textId="77777777" w:rsidTr="001B2BFC">
        <w:tc>
          <w:tcPr>
            <w:tcW w:w="218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AFCE03E" w14:textId="77777777" w:rsidR="00574337" w:rsidRPr="00574337" w:rsidRDefault="00574337" w:rsidP="00574337">
            <w:pPr>
              <w:widowControl/>
              <w:spacing w:before="20" w:after="20" w:line="240" w:lineRule="auto"/>
              <w:ind w:firstLine="0"/>
              <w:rPr>
                <w:rFonts w:eastAsia="Times New Roman" w:cs="Times New Roman"/>
                <w:szCs w:val="24"/>
                <w:lang w:val="de-CH" w:eastAsia="de-DE"/>
              </w:rPr>
            </w:pPr>
            <w:r>
              <w:rPr>
                <w:rFonts w:eastAsia="Times New Roman" w:cs="Times New Roman"/>
                <w:sz w:val="16"/>
                <w:szCs w:val="16"/>
                <w:lang w:val="de-CH" w:eastAsia="de-DE"/>
              </w:rPr>
              <w:t>ΔLR (df)</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2337228"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AAF34E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3.39† (1)</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E8C9F7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7.51* (2)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3CE5825"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0.16 (1)</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E185AF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7.95* (2)</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76648D6"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16.43** (4)</w:t>
            </w:r>
          </w:p>
        </w:tc>
        <w:tc>
          <w:tcPr>
            <w:tcW w:w="1025"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A051FC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9.41** (2)</w:t>
            </w:r>
          </w:p>
        </w:tc>
      </w:tr>
      <w:tr w:rsidR="00574337" w:rsidRPr="00574337" w14:paraId="549CC71D" w14:textId="77777777" w:rsidTr="001B2BFC">
        <w:tc>
          <w:tcPr>
            <w:tcW w:w="218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2F465A0B" w14:textId="77777777" w:rsidR="00574337" w:rsidRPr="00574337" w:rsidRDefault="00574337" w:rsidP="00574337">
            <w:pPr>
              <w:widowControl/>
              <w:spacing w:before="20" w:after="20" w:line="240" w:lineRule="auto"/>
              <w:ind w:firstLine="0"/>
              <w:rPr>
                <w:rFonts w:eastAsia="Times New Roman" w:cs="Times New Roman"/>
                <w:szCs w:val="24"/>
                <w:lang w:val="de-CH" w:eastAsia="de-DE"/>
              </w:rPr>
            </w:pPr>
            <w:r>
              <w:rPr>
                <w:rFonts w:eastAsia="Times New Roman" w:cs="Times New Roman"/>
                <w:sz w:val="16"/>
                <w:szCs w:val="16"/>
                <w:lang w:val="de-CH" w:eastAsia="de-DE"/>
              </w:rPr>
              <w:t>Nested comparison</w:t>
            </w:r>
          </w:p>
        </w:tc>
        <w:tc>
          <w:tcPr>
            <w:tcW w:w="102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38F91690"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p>
        </w:tc>
        <w:tc>
          <w:tcPr>
            <w:tcW w:w="102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46E36AFD"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vs. Model 1</w:t>
            </w:r>
          </w:p>
        </w:tc>
        <w:tc>
          <w:tcPr>
            <w:tcW w:w="102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D8C57E2"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vs. Model 1</w:t>
            </w:r>
          </w:p>
        </w:tc>
        <w:tc>
          <w:tcPr>
            <w:tcW w:w="102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2C144920"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vs. Model 1</w:t>
            </w:r>
          </w:p>
        </w:tc>
        <w:tc>
          <w:tcPr>
            <w:tcW w:w="102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21462A2B"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vs. Model 1</w:t>
            </w:r>
          </w:p>
        </w:tc>
        <w:tc>
          <w:tcPr>
            <w:tcW w:w="102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BCC696C"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vs. Model 1</w:t>
            </w:r>
          </w:p>
        </w:tc>
        <w:tc>
          <w:tcPr>
            <w:tcW w:w="1025"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0BF517C0" w14:textId="77777777" w:rsidR="00574337" w:rsidRPr="00574337" w:rsidRDefault="00574337" w:rsidP="00574337">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6"/>
                <w:szCs w:val="16"/>
                <w:lang w:val="de-CH" w:eastAsia="de-DE"/>
              </w:rPr>
              <w:t>vs. Model 6</w:t>
            </w:r>
          </w:p>
        </w:tc>
      </w:tr>
    </w:tbl>
    <w:p w14:paraId="1D8F7D60" w14:textId="77777777" w:rsidR="00574337" w:rsidRPr="00574337" w:rsidRDefault="00574337" w:rsidP="00574337">
      <w:pPr>
        <w:widowControl/>
        <w:spacing w:before="120" w:after="0" w:line="240" w:lineRule="auto"/>
        <w:ind w:firstLine="0"/>
        <w:rPr>
          <w:rFonts w:eastAsia="Times New Roman" w:cs="Times New Roman"/>
          <w:szCs w:val="24"/>
          <w:lang w:eastAsia="de-DE"/>
        </w:rPr>
      </w:pPr>
      <w:r>
        <w:rPr>
          <w:rFonts w:eastAsia="Times New Roman" w:cs="Times New Roman"/>
          <w:i/>
          <w:iCs/>
          <w:sz w:val="20"/>
          <w:lang w:eastAsia="de-DE"/>
        </w:rPr>
        <w:t>Note. n</w:t>
      </w:r>
      <w:r>
        <w:rPr>
          <w:rFonts w:eastAsia="Times New Roman" w:cs="Times New Roman"/>
          <w:sz w:val="20"/>
          <w:lang w:eastAsia="de-DE"/>
        </w:rPr>
        <w:t xml:space="preserve"> = 345 ventures nested in 37 competition events. Unstandardized logit coefficients with event-clustered standard errors in parentheses. Theory breadth is mean-centered; theory modularity is standardized. Sector fixed effects are two-digit VEIC categories with fewer than 25 ventures pooled into the reference category (159 ventures). Model 4 is reported for completeness: modularity has no linear association with survival. The </w:t>
      </w:r>
      <w:r>
        <w:rPr>
          <w:rFonts w:eastAsia="Times New Roman" w:cs="Times New Roman"/>
          <w:sz w:val="20"/>
          <w:lang w:val="de-CH" w:eastAsia="de-DE"/>
        </w:rPr>
        <w:t>Δ</w:t>
      </w:r>
      <w:r>
        <w:rPr>
          <w:rFonts w:eastAsia="Times New Roman" w:cs="Times New Roman"/>
          <w:sz w:val="20"/>
          <w:lang w:eastAsia="de-DE"/>
        </w:rPr>
        <w:t xml:space="preserve">LR row reports likelihood-ratio tests against the nested model named in the final row, with degrees of freedom in parentheses. The indicator for imputed firm age is included in every model but not shown. Pseudo R² is McFadden's. † </w:t>
      </w:r>
      <w:r>
        <w:rPr>
          <w:rFonts w:eastAsia="Times New Roman" w:cs="Times New Roman"/>
          <w:i/>
          <w:iCs/>
          <w:sz w:val="20"/>
          <w:lang w:eastAsia="de-DE"/>
        </w:rPr>
        <w:t>p</w:t>
      </w:r>
      <w:r>
        <w:rPr>
          <w:rFonts w:eastAsia="Times New Roman" w:cs="Times New Roman"/>
          <w:sz w:val="20"/>
          <w:lang w:eastAsia="de-DE"/>
        </w:rPr>
        <w:t xml:space="preserve"> &lt; .10; * </w:t>
      </w:r>
      <w:r>
        <w:rPr>
          <w:rFonts w:eastAsia="Times New Roman" w:cs="Times New Roman"/>
          <w:i/>
          <w:iCs/>
          <w:sz w:val="20"/>
          <w:lang w:eastAsia="de-DE"/>
        </w:rPr>
        <w:t>p</w:t>
      </w:r>
      <w:r>
        <w:rPr>
          <w:rFonts w:eastAsia="Times New Roman" w:cs="Times New Roman"/>
          <w:sz w:val="20"/>
          <w:lang w:eastAsia="de-DE"/>
        </w:rPr>
        <w:t xml:space="preserve"> &lt; .05; ** </w:t>
      </w:r>
      <w:r>
        <w:rPr>
          <w:rFonts w:eastAsia="Times New Roman" w:cs="Times New Roman"/>
          <w:i/>
          <w:iCs/>
          <w:sz w:val="20"/>
          <w:lang w:eastAsia="de-DE"/>
        </w:rPr>
        <w:t>p</w:t>
      </w:r>
      <w:r>
        <w:rPr>
          <w:rFonts w:eastAsia="Times New Roman" w:cs="Times New Roman"/>
          <w:sz w:val="20"/>
          <w:lang w:eastAsia="de-DE"/>
        </w:rPr>
        <w:t xml:space="preserve"> &lt; .01; *** </w:t>
      </w:r>
      <w:r>
        <w:rPr>
          <w:rFonts w:eastAsia="Times New Roman" w:cs="Times New Roman"/>
          <w:i/>
          <w:iCs/>
          <w:sz w:val="20"/>
          <w:lang w:eastAsia="de-DE"/>
        </w:rPr>
        <w:t>p</w:t>
      </w:r>
      <w:r>
        <w:rPr>
          <w:rFonts w:eastAsia="Times New Roman" w:cs="Times New Roman"/>
          <w:sz w:val="20"/>
          <w:lang w:eastAsia="de-DE"/>
        </w:rPr>
        <w:t xml:space="preserve"> &lt; .001 (two-tailed).</w:t>
      </w:r>
    </w:p>
    <w:p w14:paraId="24C99D8C" w14:textId="77777777" w:rsidR="00574337" w:rsidRPr="00574337" w:rsidRDefault="00574337" w:rsidP="00574337">
      <w:pPr>
        <w:widowControl/>
        <w:spacing w:after="0"/>
        <w:ind w:firstLine="0"/>
        <w:rPr>
          <w:rFonts w:eastAsia="Times New Roman" w:cs="Times New Roman"/>
          <w:szCs w:val="24"/>
          <w:lang w:eastAsia="de-DE"/>
        </w:rPr>
      </w:pPr>
      <w:r>
        <w:rPr>
          <w:rFonts w:eastAsia="Times New Roman" w:cs="Times New Roman"/>
          <w:szCs w:val="24"/>
          <w:lang w:eastAsia="de-DE"/>
        </w:rPr>
        <w:br w:type="page"/>
      </w:r>
    </w:p>
    <w:p w14:paraId="743B6A3A" w14:textId="77777777" w:rsidR="008E197B" w:rsidRPr="008E197B" w:rsidRDefault="008E197B" w:rsidP="008E197B">
      <w:pPr>
        <w:widowControl/>
        <w:spacing w:after="0" w:line="240" w:lineRule="auto"/>
        <w:ind w:firstLine="0"/>
        <w:rPr>
          <w:rFonts w:eastAsia="Times New Roman" w:cs="Times New Roman"/>
          <w:szCs w:val="24"/>
          <w:lang w:eastAsia="de-DE"/>
        </w:rPr>
      </w:pPr>
      <w:r>
        <w:rPr>
          <w:rFonts w:eastAsia="Times New Roman" w:cs="Times New Roman"/>
          <w:szCs w:val="24"/>
          <w:lang w:eastAsia="de-DE"/>
        </w:rPr>
        <w:lastRenderedPageBreak/>
        <w:t>TABLE 3</w:t>
      </w:r>
    </w:p>
    <w:p w14:paraId="26671DB2" w14:textId="77777777" w:rsidR="008E197B" w:rsidRPr="008E197B" w:rsidRDefault="008E197B" w:rsidP="008E197B">
      <w:pPr>
        <w:widowControl/>
        <w:spacing w:line="240" w:lineRule="auto"/>
        <w:ind w:firstLine="0"/>
        <w:rPr>
          <w:rFonts w:eastAsia="Times New Roman" w:cs="Times New Roman"/>
          <w:szCs w:val="24"/>
          <w:lang w:eastAsia="de-DE"/>
        </w:rPr>
      </w:pPr>
      <w:r>
        <w:rPr>
          <w:rFonts w:eastAsia="Times New Roman" w:cs="Times New Roman"/>
          <w:i/>
          <w:iCs/>
          <w:szCs w:val="24"/>
          <w:lang w:eastAsia="de-DE"/>
        </w:rPr>
        <w:t>Curvature Diagnostics for the Estimated Inverted U-Shaped Relationships</w:t>
      </w: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1180"/>
        <w:gridCol w:w="1180"/>
        <w:gridCol w:w="1080"/>
        <w:gridCol w:w="1160"/>
        <w:gridCol w:w="1931"/>
      </w:tblGrid>
      <w:tr w:rsidR="008E197B" w:rsidRPr="008E197B" w14:paraId="58183A99" w14:textId="77777777" w:rsidTr="008E197B">
        <w:tc>
          <w:tcPr>
            <w:tcW w:w="15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5CEAFB6C" w14:textId="77777777" w:rsidR="008E197B" w:rsidRPr="008E197B" w:rsidRDefault="008E197B" w:rsidP="008E197B">
            <w:pPr>
              <w:widowControl/>
              <w:spacing w:before="20" w:after="20" w:line="240" w:lineRule="auto"/>
              <w:ind w:firstLine="0"/>
              <w:rPr>
                <w:rFonts w:eastAsia="Times New Roman" w:cs="Times New Roman"/>
                <w:szCs w:val="24"/>
                <w:lang w:val="de-CH" w:eastAsia="de-DE"/>
              </w:rPr>
            </w:pPr>
            <w:r>
              <w:rPr>
                <w:rFonts w:eastAsia="Times New Roman" w:cs="Times New Roman"/>
                <w:b/>
                <w:bCs/>
                <w:sz w:val="18"/>
                <w:szCs w:val="18"/>
                <w:lang w:val="de-CH" w:eastAsia="de-DE"/>
              </w:rPr>
              <w:t>Relationship</w:t>
            </w:r>
          </w:p>
        </w:tc>
        <w:tc>
          <w:tcPr>
            <w:tcW w:w="9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3DBC3C3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8"/>
                <w:szCs w:val="18"/>
                <w:lang w:val="de-CH" w:eastAsia="de-DE"/>
              </w:rPr>
              <w:t>Model</w:t>
            </w:r>
          </w:p>
        </w:tc>
        <w:tc>
          <w:tcPr>
            <w:tcW w:w="118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795E1B7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8"/>
                <w:szCs w:val="18"/>
                <w:lang w:val="de-CH" w:eastAsia="de-DE"/>
              </w:rPr>
              <w:t>Slope at lower bound</w:t>
            </w:r>
          </w:p>
        </w:tc>
        <w:tc>
          <w:tcPr>
            <w:tcW w:w="118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2A505AC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8"/>
                <w:szCs w:val="18"/>
                <w:lang w:val="de-CH" w:eastAsia="de-DE"/>
              </w:rPr>
              <w:t>Slope at upper bound</w:t>
            </w:r>
          </w:p>
        </w:tc>
        <w:tc>
          <w:tcPr>
            <w:tcW w:w="108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67B7671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8"/>
                <w:szCs w:val="18"/>
                <w:lang w:val="de-CH" w:eastAsia="de-DE"/>
              </w:rPr>
              <w:t>Joint test p</w:t>
            </w:r>
          </w:p>
        </w:tc>
        <w:tc>
          <w:tcPr>
            <w:tcW w:w="116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1FC008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8"/>
                <w:szCs w:val="18"/>
                <w:lang w:val="de-CH" w:eastAsia="de-DE"/>
              </w:rPr>
              <w:t>Turning point</w:t>
            </w:r>
          </w:p>
        </w:tc>
        <w:tc>
          <w:tcPr>
            <w:tcW w:w="1931"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3BAC327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b/>
                <w:bCs/>
                <w:sz w:val="18"/>
                <w:szCs w:val="18"/>
                <w:lang w:val="de-CH" w:eastAsia="de-DE"/>
              </w:rPr>
              <w:t>95% Fieller interval</w:t>
            </w:r>
          </w:p>
        </w:tc>
      </w:tr>
      <w:tr w:rsidR="008E197B" w:rsidRPr="008E197B" w14:paraId="2E6251BB" w14:textId="77777777" w:rsidTr="008E197B">
        <w:tc>
          <w:tcPr>
            <w:tcW w:w="15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48CE1BD" w14:textId="77777777" w:rsidR="008E197B" w:rsidRPr="008E197B" w:rsidRDefault="008E197B" w:rsidP="008E197B">
            <w:pPr>
              <w:widowControl/>
              <w:spacing w:before="20" w:after="20" w:line="240" w:lineRule="auto"/>
              <w:ind w:firstLine="0"/>
              <w:rPr>
                <w:rFonts w:eastAsia="Times New Roman" w:cs="Times New Roman"/>
                <w:szCs w:val="24"/>
                <w:lang w:val="de-CH" w:eastAsia="de-DE"/>
              </w:rPr>
            </w:pPr>
            <w:r>
              <w:rPr>
                <w:rFonts w:eastAsia="Times New Roman" w:cs="Times New Roman"/>
                <w:sz w:val="18"/>
                <w:szCs w:val="18"/>
                <w:lang w:val="de-CH" w:eastAsia="de-DE"/>
              </w:rPr>
              <w:t>Theory breadth</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BBCE78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Model 3</w:t>
            </w:r>
          </w:p>
        </w:tc>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90BE88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0.833 (.005)</w:t>
            </w:r>
          </w:p>
        </w:tc>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8E4A13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−0.626 (.096)</w:t>
            </w:r>
          </w:p>
        </w:tc>
        <w:tc>
          <w:tcPr>
            <w:tcW w:w="10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609A5D5"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.048</w:t>
            </w:r>
          </w:p>
        </w:tc>
        <w:tc>
          <w:tcPr>
            <w:tcW w:w="11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B2B909C"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9.50</w:t>
            </w:r>
          </w:p>
        </w:tc>
        <w:tc>
          <w:tcPr>
            <w:tcW w:w="193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15754F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[7.39, 11.60]</w:t>
            </w:r>
          </w:p>
        </w:tc>
      </w:tr>
      <w:tr w:rsidR="008E197B" w:rsidRPr="008E197B" w14:paraId="4A17A6B9" w14:textId="77777777" w:rsidTr="008E197B">
        <w:tc>
          <w:tcPr>
            <w:tcW w:w="15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CE644E9" w14:textId="77777777" w:rsidR="008E197B" w:rsidRPr="008E197B" w:rsidRDefault="008E197B" w:rsidP="008E197B">
            <w:pPr>
              <w:widowControl/>
              <w:spacing w:before="20" w:after="20" w:line="240" w:lineRule="auto"/>
              <w:ind w:firstLine="0"/>
              <w:rPr>
                <w:rFonts w:eastAsia="Times New Roman" w:cs="Times New Roman"/>
                <w:szCs w:val="24"/>
                <w:lang w:val="de-CH" w:eastAsia="de-DE"/>
              </w:rPr>
            </w:pPr>
            <w:r>
              <w:rPr>
                <w:rFonts w:eastAsia="Times New Roman" w:cs="Times New Roman"/>
                <w:sz w:val="18"/>
                <w:szCs w:val="18"/>
                <w:lang w:val="de-CH" w:eastAsia="de-DE"/>
              </w:rPr>
              <w:t>Theory breadth</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8EE472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Model 6</w:t>
            </w:r>
          </w:p>
        </w:tc>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682D93D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0.891 (.006)</w:t>
            </w:r>
          </w:p>
        </w:tc>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78C862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−0.642 (.142)</w:t>
            </w:r>
          </w:p>
        </w:tc>
        <w:tc>
          <w:tcPr>
            <w:tcW w:w="10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2504509B"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.071</w:t>
            </w:r>
          </w:p>
        </w:tc>
        <w:tc>
          <w:tcPr>
            <w:tcW w:w="11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194FF22"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9.60</w:t>
            </w:r>
          </w:p>
        </w:tc>
        <w:tc>
          <w:tcPr>
            <w:tcW w:w="193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C0C975D"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[7.36, 11.84]</w:t>
            </w:r>
          </w:p>
        </w:tc>
      </w:tr>
      <w:tr w:rsidR="008E197B" w:rsidRPr="008E197B" w14:paraId="3F996F64" w14:textId="77777777" w:rsidTr="008E197B">
        <w:tc>
          <w:tcPr>
            <w:tcW w:w="15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0863DC2E" w14:textId="77777777" w:rsidR="008E197B" w:rsidRPr="008E197B" w:rsidRDefault="008E197B" w:rsidP="008E197B">
            <w:pPr>
              <w:widowControl/>
              <w:spacing w:before="20" w:after="20" w:line="240" w:lineRule="auto"/>
              <w:ind w:firstLine="0"/>
              <w:rPr>
                <w:rFonts w:eastAsia="Times New Roman" w:cs="Times New Roman"/>
                <w:szCs w:val="24"/>
                <w:lang w:val="de-CH" w:eastAsia="de-DE"/>
              </w:rPr>
            </w:pPr>
            <w:r>
              <w:rPr>
                <w:rFonts w:eastAsia="Times New Roman" w:cs="Times New Roman"/>
                <w:sz w:val="18"/>
                <w:szCs w:val="18"/>
                <w:lang w:val="de-CH" w:eastAsia="de-DE"/>
              </w:rPr>
              <w:t>Theory modularity</w:t>
            </w:r>
          </w:p>
        </w:tc>
        <w:tc>
          <w:tcPr>
            <w:tcW w:w="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7A02836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Model 5</w:t>
            </w:r>
          </w:p>
        </w:tc>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D793867"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0.990 (.016)</w:t>
            </w:r>
          </w:p>
        </w:tc>
        <w:tc>
          <w:tcPr>
            <w:tcW w:w="11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3E75A3A8"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−1.940 (.007)</w:t>
            </w:r>
          </w:p>
        </w:tc>
        <w:tc>
          <w:tcPr>
            <w:tcW w:w="108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42142E8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.008</w:t>
            </w:r>
          </w:p>
        </w:tc>
        <w:tc>
          <w:tcPr>
            <w:tcW w:w="116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1B49203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1.67</w:t>
            </w:r>
          </w:p>
        </w:tc>
        <w:tc>
          <w:tcPr>
            <w:tcW w:w="1931"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vAlign w:val="center"/>
          </w:tcPr>
          <w:p w14:paraId="5F64F860"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[1.16, 2.18]</w:t>
            </w:r>
          </w:p>
        </w:tc>
      </w:tr>
      <w:tr w:rsidR="008E197B" w:rsidRPr="008E197B" w14:paraId="132854C3" w14:textId="77777777" w:rsidTr="008E197B">
        <w:tc>
          <w:tcPr>
            <w:tcW w:w="15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C53141C" w14:textId="77777777" w:rsidR="008E197B" w:rsidRPr="008E197B" w:rsidRDefault="008E197B" w:rsidP="008E197B">
            <w:pPr>
              <w:widowControl/>
              <w:spacing w:before="20" w:after="20" w:line="240" w:lineRule="auto"/>
              <w:ind w:firstLine="0"/>
              <w:rPr>
                <w:rFonts w:eastAsia="Times New Roman" w:cs="Times New Roman"/>
                <w:szCs w:val="24"/>
                <w:lang w:val="de-CH" w:eastAsia="de-DE"/>
              </w:rPr>
            </w:pPr>
            <w:r>
              <w:rPr>
                <w:rFonts w:eastAsia="Times New Roman" w:cs="Times New Roman"/>
                <w:sz w:val="18"/>
                <w:szCs w:val="18"/>
                <w:lang w:val="de-CH" w:eastAsia="de-DE"/>
              </w:rPr>
              <w:t>Theory modularity</w:t>
            </w:r>
          </w:p>
        </w:tc>
        <w:tc>
          <w:tcPr>
            <w:tcW w:w="9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1A376CA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Model 6</w:t>
            </w:r>
          </w:p>
        </w:tc>
        <w:tc>
          <w:tcPr>
            <w:tcW w:w="118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5B4F636F"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0.982 (.016)</w:t>
            </w:r>
          </w:p>
        </w:tc>
        <w:tc>
          <w:tcPr>
            <w:tcW w:w="118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0FA67856"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−2.092 (.002)</w:t>
            </w:r>
          </w:p>
        </w:tc>
        <w:tc>
          <w:tcPr>
            <w:tcW w:w="108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00633B03"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.008</w:t>
            </w:r>
          </w:p>
        </w:tc>
        <w:tc>
          <w:tcPr>
            <w:tcW w:w="116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9DB854E"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1.58</w:t>
            </w:r>
          </w:p>
        </w:tc>
        <w:tc>
          <w:tcPr>
            <w:tcW w:w="1931"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vAlign w:val="center"/>
          </w:tcPr>
          <w:p w14:paraId="7595E969" w14:textId="77777777" w:rsidR="008E197B" w:rsidRPr="008E197B" w:rsidRDefault="008E197B" w:rsidP="008E197B">
            <w:pPr>
              <w:widowControl/>
              <w:spacing w:before="20" w:after="20" w:line="240" w:lineRule="auto"/>
              <w:ind w:firstLine="0"/>
              <w:jc w:val="center"/>
              <w:rPr>
                <w:rFonts w:eastAsia="Times New Roman" w:cs="Times New Roman"/>
                <w:szCs w:val="24"/>
                <w:lang w:val="de-CH" w:eastAsia="de-DE"/>
              </w:rPr>
            </w:pPr>
            <w:r>
              <w:rPr>
                <w:rFonts w:eastAsia="Times New Roman" w:cs="Times New Roman"/>
                <w:sz w:val="18"/>
                <w:szCs w:val="18"/>
                <w:lang w:val="de-CH" w:eastAsia="de-DE"/>
              </w:rPr>
              <w:t>[1.00, 2.16]</w:t>
            </w:r>
          </w:p>
        </w:tc>
      </w:tr>
    </w:tbl>
    <w:p w14:paraId="0D487ACF" w14:textId="77777777" w:rsidR="008E197B" w:rsidRPr="008E197B" w:rsidRDefault="008E197B" w:rsidP="008E197B">
      <w:pPr>
        <w:widowControl/>
        <w:spacing w:before="120" w:after="0" w:line="240" w:lineRule="auto"/>
        <w:ind w:firstLine="0"/>
        <w:rPr>
          <w:rFonts w:eastAsia="Times New Roman" w:cs="Times New Roman"/>
          <w:szCs w:val="24"/>
          <w:lang w:eastAsia="de-DE"/>
        </w:rPr>
      </w:pPr>
      <w:r>
        <w:rPr>
          <w:rFonts w:eastAsia="Times New Roman" w:cs="Times New Roman"/>
          <w:i/>
          <w:iCs/>
          <w:sz w:val="20"/>
          <w:lang w:eastAsia="de-DE"/>
        </w:rPr>
        <w:t>Note. n</w:t>
      </w:r>
      <w:r>
        <w:rPr>
          <w:rFonts w:eastAsia="Times New Roman" w:cs="Times New Roman"/>
          <w:sz w:val="20"/>
          <w:lang w:eastAsia="de-DE"/>
        </w:rPr>
        <w:t xml:space="preserve"> = 345. Slopes are marginal effects on the log odds of survival evaluated at the lowest and highest observed value of the focal variable (breadth: 3.5 and 14.0 premises; modularity: 0.00 and 4.95), with p values in parentheses. The joint test is the Sasabuchi (1980) test as implemented by Lind and Mehlum (2010), which requires the slope to be positive at the lower bound and negative at the upper bound. Turning points are expressed in the original metric of each variable. Fieller intervals are the 95% confidence intervals for the turning point.</w:t>
      </w:r>
    </w:p>
    <w:p w14:paraId="0225F443" w14:textId="77777777" w:rsidR="008E197B" w:rsidRDefault="008E197B">
      <w:r>
        <w:br w:type="page"/>
      </w:r>
    </w:p>
    <w:p w14:paraId="74B9AECF" w14:textId="77777777" w:rsidR="003934A8" w:rsidRDefault="003934A8" w:rsidP="003934A8">
      <w:pPr>
        <w:spacing w:line="240" w:lineRule="auto"/>
        <w:ind w:firstLine="0"/>
      </w:pPr>
      <w:r>
        <w:lastRenderedPageBreak/>
        <w:t>TABLE 4</w:t>
      </w:r>
    </w:p>
    <w:p w14:paraId="12743197" w14:textId="77777777" w:rsidR="003934A8" w:rsidRDefault="003934A8" w:rsidP="003934A8">
      <w:pPr>
        <w:spacing w:line="240" w:lineRule="auto"/>
        <w:ind w:firstLine="0"/>
      </w:pPr>
      <w:r>
        <w:rPr>
          <w:i/>
          <w:iCs/>
        </w:rPr>
        <w:t>Multiverse Decision Nodes, Options, and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50"/>
        <w:gridCol w:w="4410"/>
      </w:tblGrid>
      <w:tr w:rsidR="003934A8" w:rsidRPr="000270F0" w14:paraId="59310973" w14:textId="77777777" w:rsidTr="001B2BFC">
        <w:tc>
          <w:tcPr>
            <w:tcW w:w="190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E9F2109" w14:textId="77777777" w:rsidR="003934A8" w:rsidRDefault="003934A8" w:rsidP="003934A8">
            <w:pPr>
              <w:spacing w:before="20" w:after="20" w:line="240" w:lineRule="auto"/>
              <w:ind w:firstLine="0"/>
            </w:pPr>
            <w:r>
              <w:rPr>
                <w:b/>
                <w:bCs/>
                <w:sz w:val="18"/>
                <w:szCs w:val="18"/>
              </w:rPr>
              <w:t>Decision node</w:t>
            </w:r>
          </w:p>
        </w:tc>
        <w:tc>
          <w:tcPr>
            <w:tcW w:w="305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09C30C12" w14:textId="77777777" w:rsidR="003934A8" w:rsidRDefault="003934A8" w:rsidP="003934A8">
            <w:pPr>
              <w:spacing w:before="20" w:after="20" w:line="240" w:lineRule="auto"/>
              <w:ind w:firstLine="0"/>
            </w:pPr>
            <w:r>
              <w:rPr>
                <w:b/>
                <w:bCs/>
                <w:sz w:val="18"/>
                <w:szCs w:val="18"/>
              </w:rPr>
              <w:t>Options</w:t>
            </w:r>
          </w:p>
        </w:tc>
        <w:tc>
          <w:tcPr>
            <w:tcW w:w="4410" w:type="dxa"/>
            <w:tcBorders>
              <w:top w:val="single" w:sz="6" w:space="0" w:color="000000"/>
              <w:left w:val="none" w:sz="0" w:space="0" w:color="FFFFFF"/>
              <w:bottom w:val="single" w:sz="6" w:space="0" w:color="000000"/>
              <w:right w:val="none" w:sz="0" w:space="0" w:color="FFFFFF"/>
            </w:tcBorders>
            <w:tcMar>
              <w:top w:w="20" w:type="dxa"/>
              <w:left w:w="60" w:type="dxa"/>
              <w:bottom w:w="20" w:type="dxa"/>
              <w:right w:w="60" w:type="dxa"/>
            </w:tcMar>
            <w:vAlign w:val="center"/>
          </w:tcPr>
          <w:p w14:paraId="1AB2D20D" w14:textId="77777777" w:rsidR="003934A8" w:rsidRPr="00FD011D" w:rsidRDefault="003934A8" w:rsidP="003934A8">
            <w:pPr>
              <w:spacing w:before="20" w:after="20" w:line="240" w:lineRule="auto"/>
              <w:ind w:firstLine="0"/>
            </w:pPr>
            <w:r>
              <w:rPr>
                <w:b/>
                <w:bCs/>
                <w:sz w:val="18"/>
                <w:szCs w:val="18"/>
              </w:rPr>
              <w:t>Rationale for treating the decision as defensible</w:t>
            </w:r>
          </w:p>
        </w:tc>
      </w:tr>
      <w:tr w:rsidR="003934A8" w:rsidRPr="000270F0" w14:paraId="438870B0"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9445A9E" w14:textId="77777777" w:rsidR="003934A8" w:rsidRDefault="003934A8" w:rsidP="003934A8">
            <w:pPr>
              <w:spacing w:before="20" w:after="20" w:line="240" w:lineRule="auto"/>
              <w:ind w:firstLine="0"/>
            </w:pPr>
            <w:r>
              <w:rPr>
                <w:sz w:val="18"/>
                <w:szCs w:val="18"/>
              </w:rPr>
              <w:t>1. Sampling frame</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E553112" w14:textId="77777777" w:rsidR="003934A8" w:rsidRPr="00FD011D" w:rsidRDefault="003934A8" w:rsidP="003934A8">
            <w:pPr>
              <w:spacing w:before="20" w:after="20" w:line="240" w:lineRule="auto"/>
              <w:ind w:firstLine="0"/>
            </w:pPr>
            <w:r>
              <w:rPr>
                <w:sz w:val="18"/>
                <w:szCs w:val="18"/>
              </w:rPr>
              <w:t xml:space="preserve">2009–2023 (all cohorts); </w:t>
            </w:r>
            <w:r>
              <w:rPr>
                <w:sz w:val="18"/>
                <w:szCs w:val="18"/>
              </w:rPr>
              <w:br/>
              <w:t xml:space="preserve">2009–2020 (excluding cohorts with limited time at risk); </w:t>
            </w:r>
            <w:r>
              <w:rPr>
                <w:sz w:val="18"/>
                <w:szCs w:val="18"/>
              </w:rPr>
              <w:br/>
              <w:t>2012–2020 (core cohorts)</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54858EF" w14:textId="77777777" w:rsidR="003934A8" w:rsidRPr="00FD011D" w:rsidRDefault="003934A8" w:rsidP="003934A8">
            <w:pPr>
              <w:spacing w:before="20" w:after="20" w:line="240" w:lineRule="auto"/>
              <w:ind w:firstLine="0"/>
            </w:pPr>
            <w:r>
              <w:rPr>
                <w:sz w:val="18"/>
                <w:szCs w:val="18"/>
              </w:rPr>
              <w:t xml:space="preserve">Later cohorts have been observed for less time, which mechanically raises measured survival; earlier cohorts differ in competition scale and in the composition of applicants. Restricting the window trades statistical power against cohort comparability </w:t>
            </w:r>
            <w:r>
              <w:rPr>
                <w:sz w:val="18"/>
                <w:szCs w:val="18"/>
              </w:rPr>
              <w:fldChar w:fldCharType="begin"/>
            </w:r>
            <w:r>
              <w:rPr>
                <w:sz w:val="18"/>
                <w:szCs w:val="18"/>
              </w:rPr>
              <w:instrText xml:space="preserve"> ADDIN EN.CITE &lt;EndNote&gt;&lt;Cite&gt;&lt;Author&gt;Gelman&lt;/Author&gt;&lt;Year&gt;2013&lt;/Year&gt;&lt;RecNum&gt;1771&lt;/RecNum&gt;&lt;DisplayText&gt;(Gelman &amp;amp; Loken, 2013)&lt;/DisplayText&gt;&lt;record&gt;&lt;rec-number&gt;1771&lt;/rec-number&gt;&lt;foreign-keys&gt;&lt;key app="EN" db-id="90xapazwg5x5reewpvbv29r1tpaswrf2azpa" timestamp="1787334144"&gt;1771&lt;/key&gt;&lt;/foreign-keys&gt;&lt;ref-type name="Journal Article"&gt;17&lt;/ref-type&gt;&lt;contributors&gt;&lt;authors&gt;&lt;author&gt;Gelman, Andrew&lt;/author&gt;&lt;author&gt;Loken, Eric&lt;/author&gt;&lt;/authors&gt;&lt;/contributors&gt;&lt;titles&gt;&lt;title&gt;The garden of forking paths: Why multiple comparisons can be a problem, even when there is no “fishing expedition” or “p-hacking” and the research hypothesis was posited ahead of time&lt;/title&gt;&lt;secondary-title&gt;Department of Statistics, Columbia University&lt;/secondary-title&gt;&lt;/titles&gt;&lt;periodical&gt;&lt;full-title&gt;Department of Statistics, Columbia University&lt;/full-title&gt;&lt;/periodical&gt;&lt;pages&gt;3&lt;/pages&gt;&lt;volume&gt;348&lt;/volume&gt;&lt;number&gt;1-17&lt;/number&gt;&lt;dates&gt;&lt;year&gt;2013&lt;/year&gt;&lt;/dates&gt;&lt;urls&gt;&lt;/urls&gt;&lt;/record&gt;&lt;/Cite&gt;&lt;/EndNote&gt;</w:instrText>
            </w:r>
            <w:r>
              <w:rPr>
                <w:sz w:val="18"/>
                <w:szCs w:val="18"/>
              </w:rPr>
              <w:fldChar w:fldCharType="separate"/>
            </w:r>
            <w:r>
              <w:rPr>
                <w:noProof/>
                <w:sz w:val="18"/>
                <w:szCs w:val="18"/>
              </w:rPr>
              <w:t>(Gelman &amp; Loken, 2013)</w:t>
            </w:r>
            <w:r>
              <w:rPr>
                <w:sz w:val="18"/>
                <w:szCs w:val="18"/>
              </w:rPr>
              <w:fldChar w:fldCharType="end"/>
            </w:r>
            <w:r>
              <w:rPr>
                <w:sz w:val="18"/>
                <w:szCs w:val="18"/>
              </w:rPr>
              <w:t>.</w:t>
            </w:r>
          </w:p>
        </w:tc>
      </w:tr>
      <w:tr w:rsidR="003934A8" w:rsidRPr="000270F0" w14:paraId="11825E5F"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457DBB0" w14:textId="77777777" w:rsidR="003934A8" w:rsidRDefault="003934A8" w:rsidP="003934A8">
            <w:pPr>
              <w:spacing w:before="20" w:after="20" w:line="240" w:lineRule="auto"/>
              <w:ind w:firstLine="0"/>
            </w:pPr>
            <w:r>
              <w:rPr>
                <w:sz w:val="18"/>
                <w:szCs w:val="18"/>
              </w:rPr>
              <w:t>2. Outlier treatment</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993E148" w14:textId="77777777" w:rsidR="003934A8" w:rsidRPr="00FD011D" w:rsidRDefault="003934A8" w:rsidP="003934A8">
            <w:pPr>
              <w:spacing w:before="20" w:after="20" w:line="240" w:lineRule="auto"/>
              <w:ind w:firstLine="0"/>
            </w:pPr>
            <w:r>
              <w:rPr>
                <w:sz w:val="18"/>
                <w:szCs w:val="18"/>
              </w:rPr>
              <w:t xml:space="preserve">Raw values; </w:t>
            </w:r>
            <w:r>
              <w:rPr>
                <w:sz w:val="18"/>
                <w:szCs w:val="18"/>
              </w:rPr>
              <w:br/>
              <w:t>Winsorized at the 1/99 percentiles</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3641AD" w14:textId="77777777" w:rsidR="003934A8" w:rsidRPr="00FD011D" w:rsidRDefault="003934A8" w:rsidP="003934A8">
            <w:pPr>
              <w:spacing w:before="20" w:after="20" w:line="240" w:lineRule="auto"/>
              <w:ind w:firstLine="0"/>
            </w:pPr>
            <w:r>
              <w:rPr>
                <w:sz w:val="18"/>
                <w:szCs w:val="18"/>
              </w:rPr>
              <w:t xml:space="preserve">Winsorizing limits leverage from extreme observations. We apply it to the focal predictors as well as the covariates, which is the more demanding test because it compresses precisely the tails that identify curvature </w:t>
            </w:r>
            <w:r>
              <w:rPr>
                <w:sz w:val="18"/>
                <w:szCs w:val="18"/>
              </w:rPr>
              <w:fldChar w:fldCharType="begin"/>
            </w:r>
            <w:r>
              <w:rPr>
                <w:sz w:val="18"/>
                <w:szCs w:val="18"/>
              </w:rPr>
              <w:instrText xml:space="preserve"> ADDIN EN.CITE &lt;EndNote&gt;&lt;Cite&gt;&lt;Author&gt;Simmons&lt;/Author&gt;&lt;Year&gt;2011&lt;/Year&gt;&lt;RecNum&gt;1773&lt;/RecNum&gt;&lt;DisplayText&gt;(Simmons, Nelson, &amp;amp; Simonsohn, 2011)&lt;/DisplayText&gt;&lt;record&gt;&lt;rec-number&gt;1773&lt;/rec-number&gt;&lt;foreign-keys&gt;&lt;key app="EN" db-id="90xapazwg5x5reewpvbv29r1tpaswrf2azpa" timestamp="1787334248"&gt;1773&lt;/key&gt;&lt;/foreign-keys&gt;&lt;ref-type name="Journal Article"&gt;17&lt;/ref-type&gt;&lt;contributors&gt;&lt;authors&gt;&lt;author&gt;Simmons, Joseph P&lt;/author&gt;&lt;author&gt;Nelson, Leif D&lt;/author&gt;&lt;author&gt;Simonsohn, Uri&lt;/author&gt;&lt;/authors&gt;&lt;/contributors&gt;&lt;titles&gt;&lt;title&gt;False-positive psychology: Undisclosed flexibility in data collection and analysis allows presenting anything as significant&lt;/title&gt;&lt;secondary-title&gt;Psychological science&lt;/secondary-title&gt;&lt;/titles&gt;&lt;periodical&gt;&lt;full-title&gt;PSYCHOLOGICAL SCIENCE&lt;/full-title&gt;&lt;abbr-1&gt;PSYCHOL SCI&lt;/abbr-1&gt;&lt;/periodical&gt;&lt;pages&gt;1359-1366&lt;/pages&gt;&lt;volume&gt;22&lt;/volume&gt;&lt;number&gt;11&lt;/number&gt;&lt;dates&gt;&lt;year&gt;2011&lt;/year&gt;&lt;/dates&gt;&lt;isbn&gt;0956-7976&lt;/isbn&gt;&lt;urls&gt;&lt;/urls&gt;&lt;/record&gt;&lt;/Cite&gt;&lt;/EndNote&gt;</w:instrText>
            </w:r>
            <w:r>
              <w:rPr>
                <w:sz w:val="18"/>
                <w:szCs w:val="18"/>
              </w:rPr>
              <w:fldChar w:fldCharType="separate"/>
            </w:r>
            <w:r>
              <w:rPr>
                <w:noProof/>
                <w:sz w:val="18"/>
                <w:szCs w:val="18"/>
              </w:rPr>
              <w:t>(Simmons, Nelson, &amp; Simonsohn, 2011)</w:t>
            </w:r>
            <w:r>
              <w:rPr>
                <w:sz w:val="18"/>
                <w:szCs w:val="18"/>
              </w:rPr>
              <w:fldChar w:fldCharType="end"/>
            </w:r>
            <w:r>
              <w:rPr>
                <w:sz w:val="18"/>
                <w:szCs w:val="18"/>
              </w:rPr>
              <w:t>.</w:t>
            </w:r>
          </w:p>
        </w:tc>
      </w:tr>
      <w:tr w:rsidR="003934A8" w:rsidRPr="000270F0" w14:paraId="5947C62F"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16B11CA" w14:textId="77777777" w:rsidR="003934A8" w:rsidRDefault="003934A8" w:rsidP="003934A8">
            <w:pPr>
              <w:spacing w:before="20" w:after="20" w:line="240" w:lineRule="auto"/>
              <w:ind w:firstLine="0"/>
            </w:pPr>
            <w:r>
              <w:rPr>
                <w:sz w:val="18"/>
                <w:szCs w:val="18"/>
              </w:rPr>
              <w:t xml:space="preserve">3. Transcript length </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39663D4" w14:textId="77777777" w:rsidR="003934A8" w:rsidRPr="00730861" w:rsidRDefault="003934A8" w:rsidP="003934A8">
            <w:pPr>
              <w:spacing w:before="20" w:after="20" w:line="240" w:lineRule="auto"/>
              <w:ind w:firstLine="0"/>
            </w:pPr>
            <w:r>
              <w:rPr>
                <w:sz w:val="18"/>
                <w:szCs w:val="18"/>
              </w:rPr>
              <w:t xml:space="preserve">No threshold; </w:t>
            </w:r>
            <w:r>
              <w:rPr>
                <w:sz w:val="18"/>
                <w:szCs w:val="18"/>
              </w:rPr>
              <w:br/>
              <w:t xml:space="preserve">≥ 300 words, </w:t>
            </w:r>
            <w:r>
              <w:rPr>
                <w:sz w:val="18"/>
                <w:szCs w:val="18"/>
              </w:rPr>
              <w:br/>
              <w:t>≥ 400 words,</w:t>
            </w:r>
            <w:r>
              <w:rPr>
                <w:sz w:val="18"/>
                <w:szCs w:val="18"/>
              </w:rPr>
              <w:br/>
              <w:t>≥ 500 words</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B806FA5" w14:textId="3232CFD6" w:rsidR="003934A8" w:rsidRPr="00FD011D" w:rsidRDefault="003934A8" w:rsidP="003934A8">
            <w:pPr>
              <w:spacing w:before="20" w:after="20" w:line="240" w:lineRule="auto"/>
              <w:ind w:firstLine="0"/>
            </w:pPr>
            <w:r>
              <w:rPr>
                <w:sz w:val="18"/>
                <w:szCs w:val="18"/>
              </w:rPr>
              <w:t xml:space="preserve">Very short transcripts limit how much of a venture’s theory can be recovered, but any threshold is arbitrary and removes cases nonrandomly </w:t>
            </w:r>
            <w:r>
              <w:rPr>
                <w:sz w:val="18"/>
                <w:szCs w:val="18"/>
              </w:rPr>
              <w:fldChar w:fldCharType="begin"/>
            </w:r>
            <w:r>
              <w:rPr>
                <w:sz w:val="18"/>
                <w:szCs w:val="18"/>
              </w:rPr>
              <w:instrText xml:space="preserve"> ADDIN EN.CITE &lt;EndNote&gt;&lt;Cite&gt;&lt;Author&gt;Steegen&lt;/Author&gt;&lt;Year&gt;2016&lt;/Year&gt;&lt;RecNum&gt;1769&lt;/RecNum&gt;&lt;DisplayText&gt;(Steegen et al., 2016)&lt;/DisplayText&gt;&lt;record&gt;&lt;rec-number&gt;1769&lt;/rec-number&gt;&lt;foreign-keys&gt;&lt;key app="EN" db-id="90xapazwg5x5reewpvbv29r1tpaswrf2azpa" timestamp="1787332955"&gt;1769&lt;/key&gt;&lt;/foreign-keys&gt;&lt;ref-type name="Journal Article"&gt;17&lt;/ref-type&gt;&lt;contributors&gt;&lt;authors&gt;&lt;author&gt;Steegen, Sara&lt;/author&gt;&lt;author&gt;Tuerlinckx, Francis&lt;/author&gt;&lt;author&gt;Gelman, Andrew&lt;/author&gt;&lt;author&gt;Vanpaemel, Wolf&lt;/author&gt;&lt;/authors&gt;&lt;/contributors&gt;&lt;titles&gt;&lt;title&gt;Increasing transparency through a multiverse analysis&lt;/title&gt;&lt;secondary-title&gt;Perspectives on Psychological Science&lt;/secondary-title&gt;&lt;/titles&gt;&lt;periodical&gt;&lt;full-title&gt;PERSPECTIVES ON PSYCHOLOGICAL SCIENCE&lt;/full-title&gt;&lt;abbr-1&gt;PERSPECT PSYCHOL SCI&lt;/abbr-1&gt;&lt;/periodical&gt;&lt;pages&gt;702-712&lt;/pages&gt;&lt;volume&gt;11&lt;/volume&gt;&lt;number&gt;5&lt;/number&gt;&lt;dates&gt;&lt;year&gt;2016&lt;/year&gt;&lt;/dates&gt;&lt;isbn&gt;1745-6916&lt;/isbn&gt;&lt;urls&gt;&lt;/urls&gt;&lt;/record&gt;&lt;/Cite&gt;&lt;/EndNote&gt;</w:instrText>
            </w:r>
            <w:r>
              <w:rPr>
                <w:sz w:val="18"/>
                <w:szCs w:val="18"/>
              </w:rPr>
              <w:fldChar w:fldCharType="separate"/>
            </w:r>
            <w:r>
              <w:rPr>
                <w:noProof/>
                <w:sz w:val="18"/>
                <w:szCs w:val="18"/>
              </w:rPr>
              <w:t>(Steegen et al., 2016)</w:t>
            </w:r>
            <w:r>
              <w:rPr>
                <w:sz w:val="18"/>
                <w:szCs w:val="18"/>
              </w:rPr>
              <w:fldChar w:fldCharType="end"/>
            </w:r>
            <w:r>
              <w:rPr>
                <w:sz w:val="18"/>
                <w:szCs w:val="18"/>
              </w:rPr>
              <w:t>.</w:t>
            </w:r>
          </w:p>
        </w:tc>
      </w:tr>
      <w:tr w:rsidR="003934A8" w:rsidRPr="000270F0" w14:paraId="2B943A78"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18AF096" w14:textId="77777777" w:rsidR="003934A8" w:rsidRDefault="003934A8" w:rsidP="003934A8">
            <w:pPr>
              <w:spacing w:before="20" w:after="20" w:line="240" w:lineRule="auto"/>
              <w:ind w:firstLine="0"/>
            </w:pPr>
            <w:r>
              <w:rPr>
                <w:sz w:val="18"/>
                <w:szCs w:val="18"/>
              </w:rPr>
              <w:t>4. Survival horizon</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A3C7978" w14:textId="77777777" w:rsidR="003934A8" w:rsidRPr="00FD011D" w:rsidRDefault="003934A8" w:rsidP="003934A8">
            <w:pPr>
              <w:spacing w:before="20" w:after="20" w:line="240" w:lineRule="auto"/>
              <w:ind w:firstLine="0"/>
            </w:pPr>
            <w:r>
              <w:rPr>
                <w:sz w:val="18"/>
                <w:szCs w:val="18"/>
              </w:rPr>
              <w:t xml:space="preserve">Status at census date; </w:t>
            </w:r>
            <w:r>
              <w:rPr>
                <w:sz w:val="18"/>
                <w:szCs w:val="18"/>
              </w:rPr>
              <w:br/>
              <w:t>failure within 3 years of the pitch;</w:t>
            </w:r>
            <w:r>
              <w:rPr>
                <w:sz w:val="18"/>
                <w:szCs w:val="18"/>
              </w:rPr>
              <w:br/>
              <w:t>failure within 5 years of the pitch;</w:t>
            </w:r>
            <w:r>
              <w:rPr>
                <w:sz w:val="18"/>
                <w:szCs w:val="18"/>
              </w:rPr>
              <w:br/>
              <w:t>failure within 8 years of the pitch;</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D0CB54E" w14:textId="33A0CF88" w:rsidR="003934A8" w:rsidRPr="00FD011D" w:rsidRDefault="003934A8" w:rsidP="003934A8">
            <w:pPr>
              <w:spacing w:before="20" w:after="20" w:line="240" w:lineRule="auto"/>
              <w:ind w:firstLine="0"/>
            </w:pPr>
            <w:r>
              <w:rPr>
                <w:sz w:val="18"/>
                <w:szCs w:val="18"/>
              </w:rPr>
              <w:t xml:space="preserve">A status-at-census measure uses all information but confounds cohort with exposure. Fixed windows equalize exposure and align with the horizons typically used in entrepreneurship research, at the cost of discarding cases observed for less than the window </w:t>
            </w:r>
            <w:r>
              <w:rPr>
                <w:sz w:val="18"/>
                <w:szCs w:val="18"/>
              </w:rPr>
              <w:fldChar w:fldCharType="begin"/>
            </w:r>
            <w:r>
              <w:rPr>
                <w:sz w:val="18"/>
                <w:szCs w:val="18"/>
              </w:rPr>
              <w:instrText xml:space="preserve"> ADDIN EN.CITE &lt;EndNote&gt;&lt;Cite&gt;&lt;Author&gt;Soto‐Simeone&lt;/Author&gt;&lt;Year&gt;2020&lt;/Year&gt;&lt;RecNum&gt;89&lt;/RecNum&gt;&lt;DisplayText&gt;(Soto‐Simeone et al., 2020)&lt;/DisplayText&gt;&lt;record&gt;&lt;rec-number&gt;89&lt;/rec-number&gt;&lt;foreign-keys&gt;&lt;key app="EN" db-id="90xapazwg5x5reewpvbv29r1tpaswrf2azpa" timestamp="1670074538"&gt;89&lt;/key&gt;&lt;/foreign-keys&gt;&lt;ref-type name="Journal Article"&gt;17&lt;/ref-type&gt;&lt;contributors&gt;&lt;authors&gt;&lt;author&gt;Soto‐Simeone, Aracely&lt;/author&gt;&lt;author&gt;Sirén, Charlotta&lt;/author&gt;&lt;author&gt;Antretter, Torben&lt;/author&gt;&lt;/authors&gt;&lt;/contributors&gt;&lt;titles&gt;&lt;title&gt;New venture survival: A review and extension&lt;/title&gt;&lt;secondary-title&gt;International Journal of Management Reviews&lt;/secondary-title&gt;&lt;/titles&gt;&lt;periodical&gt;&lt;full-title&gt;INTERNATIONAL JOURNAL OF MANAGEMENT REVIEWS&lt;/full-title&gt;&lt;abbr-1&gt;INT J MANAG REV&lt;/abbr-1&gt;&lt;/periodical&gt;&lt;pages&gt;378-407&lt;/pages&gt;&lt;volume&gt;22&lt;/volume&gt;&lt;number&gt;4&lt;/number&gt;&lt;dates&gt;&lt;year&gt;2020&lt;/year&gt;&lt;/dates&gt;&lt;isbn&gt;1460-8545&lt;/isbn&gt;&lt;urls&gt;&lt;/urls&gt;&lt;/record&gt;&lt;/Cite&gt;&lt;/EndNote&gt;</w:instrText>
            </w:r>
            <w:r>
              <w:rPr>
                <w:sz w:val="18"/>
                <w:szCs w:val="18"/>
              </w:rPr>
              <w:fldChar w:fldCharType="separate"/>
            </w:r>
            <w:r>
              <w:rPr>
                <w:noProof/>
                <w:sz w:val="18"/>
                <w:szCs w:val="18"/>
              </w:rPr>
              <w:t>(Soto‐Simeone et al., 2020)</w:t>
            </w:r>
            <w:r>
              <w:rPr>
                <w:sz w:val="18"/>
                <w:szCs w:val="18"/>
              </w:rPr>
              <w:fldChar w:fldCharType="end"/>
            </w:r>
            <w:r>
              <w:rPr>
                <w:sz w:val="18"/>
                <w:szCs w:val="18"/>
              </w:rPr>
              <w:t>.</w:t>
            </w:r>
          </w:p>
        </w:tc>
      </w:tr>
      <w:tr w:rsidR="003934A8" w:rsidRPr="000270F0" w14:paraId="115F3167"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093CBDB" w14:textId="77777777" w:rsidR="003934A8" w:rsidRDefault="003934A8" w:rsidP="003934A8">
            <w:pPr>
              <w:spacing w:before="20" w:after="20" w:line="240" w:lineRule="auto"/>
              <w:ind w:firstLine="0"/>
            </w:pPr>
            <w:r>
              <w:rPr>
                <w:sz w:val="18"/>
                <w:szCs w:val="18"/>
              </w:rPr>
              <w:t>5. Founder covariates</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1008E96" w14:textId="77777777" w:rsidR="003934A8" w:rsidRDefault="003934A8" w:rsidP="003934A8">
            <w:pPr>
              <w:spacing w:before="20" w:after="20" w:line="240" w:lineRule="auto"/>
              <w:ind w:firstLine="0"/>
              <w:rPr>
                <w:sz w:val="18"/>
                <w:szCs w:val="18"/>
              </w:rPr>
            </w:pPr>
            <w:r>
              <w:rPr>
                <w:sz w:val="18"/>
                <w:szCs w:val="18"/>
              </w:rPr>
              <w:t xml:space="preserve">Gender, age, and race; </w:t>
            </w:r>
            <w:r>
              <w:rPr>
                <w:sz w:val="18"/>
                <w:szCs w:val="18"/>
              </w:rPr>
              <w:br/>
              <w:t xml:space="preserve">gender only; </w:t>
            </w:r>
          </w:p>
          <w:p w14:paraId="3D6AFE43" w14:textId="77777777" w:rsidR="003934A8" w:rsidRPr="00FD011D" w:rsidRDefault="003934A8" w:rsidP="003934A8">
            <w:pPr>
              <w:spacing w:before="20" w:after="20" w:line="240" w:lineRule="auto"/>
              <w:ind w:firstLine="0"/>
            </w:pPr>
            <w:r>
              <w:rPr>
                <w:sz w:val="18"/>
                <w:szCs w:val="18"/>
              </w:rPr>
              <w:t>none</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CA92E39" w14:textId="1132B537" w:rsidR="003934A8" w:rsidRPr="00FD011D" w:rsidRDefault="003934A8" w:rsidP="003934A8">
            <w:pPr>
              <w:spacing w:before="20" w:after="20" w:line="240" w:lineRule="auto"/>
              <w:ind w:firstLine="0"/>
            </w:pPr>
            <w:r>
              <w:rPr>
                <w:sz w:val="18"/>
                <w:szCs w:val="18"/>
              </w:rPr>
              <w:t xml:space="preserve">Evidence that founder demographics shape survival chances </w:t>
            </w:r>
            <w:r>
              <w:rPr>
                <w:sz w:val="18"/>
                <w:szCs w:val="18"/>
              </w:rPr>
              <w:fldChar w:fldCharType="begin"/>
            </w:r>
            <w:r>
              <w:rPr>
                <w:sz w:val="18"/>
                <w:szCs w:val="18"/>
              </w:rPr>
              <w:instrText xml:space="preserve"> ADDIN EN.CITE &lt;EndNote&gt;&lt;Cite&gt;&lt;Author&gt;Linder&lt;/Author&gt;&lt;Year&gt;2020&lt;/Year&gt;&lt;RecNum&gt;1767&lt;/RecNum&gt;&lt;DisplayText&gt;(Linder et al., 2020)&lt;/DisplayText&gt;&lt;record&gt;&lt;rec-number&gt;1767&lt;/rec-number&gt;&lt;foreign-keys&gt;&lt;key app="EN" db-id="90xapazwg5x5reewpvbv29r1tpaswrf2azpa" timestamp="1787327595"&gt;1767&lt;/key&gt;&lt;/foreign-keys&gt;&lt;ref-type name="Journal Article"&gt;17&lt;/ref-type&gt;&lt;contributors&gt;&lt;authors&gt;&lt;author&gt;Linder, Christian&lt;/author&gt;&lt;author&gt;Lechner, Christian&lt;/author&gt;&lt;author&gt;Pelzel, Frank&lt;/author&gt;&lt;/authors&gt;&lt;/contributors&gt;&lt;titles&gt;&lt;title&gt;Many roads lead to Rome: How human, social, and financial capital are related to new venture survival&lt;/title&gt;&lt;secondary-title&gt;Entrepreneurship Theory and Practice&lt;/secondary-title&gt;&lt;/titles&gt;&lt;periodical&gt;&lt;full-title&gt;ENTREPRENEURSHIP THEORY AND PRACTICE&lt;/full-title&gt;&lt;abbr-1&gt;ENTREP THEORY PRACT&lt;/abbr-1&gt;&lt;/periodical&gt;&lt;pages&gt;909-932&lt;/pages&gt;&lt;volume&gt;44&lt;/volume&gt;&lt;number&gt;5&lt;/number&gt;&lt;dates&gt;&lt;year&gt;2020&lt;/year&gt;&lt;/dates&gt;&lt;isbn&gt;1042-2587&lt;/isbn&gt;&lt;urls&gt;&lt;/urls&gt;&lt;/record&gt;&lt;/Cite&gt;&lt;/EndNote&gt;</w:instrText>
            </w:r>
            <w:r>
              <w:rPr>
                <w:sz w:val="18"/>
                <w:szCs w:val="18"/>
              </w:rPr>
              <w:fldChar w:fldCharType="separate"/>
            </w:r>
            <w:r>
              <w:rPr>
                <w:noProof/>
                <w:sz w:val="18"/>
                <w:szCs w:val="18"/>
              </w:rPr>
              <w:t>(Linder et al., 2020)</w:t>
            </w:r>
            <w:r>
              <w:rPr>
                <w:sz w:val="18"/>
                <w:szCs w:val="18"/>
              </w:rPr>
              <w:fldChar w:fldCharType="end"/>
            </w:r>
            <w:r>
              <w:rPr>
                <w:sz w:val="18"/>
                <w:szCs w:val="18"/>
              </w:rPr>
              <w:t xml:space="preserve"> supports adjustment, but the age and race measures are machine-estimated from video stills and carry measurement error, which can make adjustment counterproductive.</w:t>
            </w:r>
          </w:p>
        </w:tc>
      </w:tr>
      <w:tr w:rsidR="003934A8" w:rsidRPr="000270F0" w14:paraId="2FC7E68A"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BF6F717" w14:textId="77777777" w:rsidR="003934A8" w:rsidRDefault="003934A8" w:rsidP="003934A8">
            <w:pPr>
              <w:spacing w:before="20" w:after="20" w:line="240" w:lineRule="auto"/>
              <w:ind w:firstLine="0"/>
            </w:pPr>
            <w:r>
              <w:rPr>
                <w:sz w:val="18"/>
                <w:szCs w:val="18"/>
              </w:rPr>
              <w:t>6. Premise similarity</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C71E973" w14:textId="77777777" w:rsidR="003934A8" w:rsidRDefault="003934A8" w:rsidP="003934A8">
            <w:pPr>
              <w:spacing w:before="20" w:after="20" w:line="240" w:lineRule="auto"/>
              <w:ind w:firstLine="0"/>
            </w:pPr>
            <w:r>
              <w:rPr>
                <w:sz w:val="18"/>
                <w:szCs w:val="18"/>
              </w:rPr>
              <w:t xml:space="preserve">Included; </w:t>
            </w:r>
            <w:r>
              <w:rPr>
                <w:sz w:val="18"/>
                <w:szCs w:val="18"/>
              </w:rPr>
              <w:br/>
              <w:t>excluded</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15AE2D" w14:textId="77777777" w:rsidR="003934A8" w:rsidRPr="00FD011D" w:rsidRDefault="003934A8" w:rsidP="003934A8">
            <w:pPr>
              <w:spacing w:before="20" w:after="20" w:line="240" w:lineRule="auto"/>
              <w:ind w:firstLine="0"/>
            </w:pPr>
            <w:r>
              <w:rPr>
                <w:sz w:val="18"/>
                <w:szCs w:val="18"/>
              </w:rPr>
              <w:t>Adjusting for the semantic redundancy of premises isolates breadth from repetition; because similarity is itself derived from the encoded premises, it may also be a post-treatment variable that absorbs part of the construct of interest.</w:t>
            </w:r>
          </w:p>
        </w:tc>
      </w:tr>
      <w:tr w:rsidR="003934A8" w:rsidRPr="000270F0" w14:paraId="4E9A5ECF"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2E40F15" w14:textId="77777777" w:rsidR="003934A8" w:rsidRDefault="003934A8" w:rsidP="003934A8">
            <w:pPr>
              <w:spacing w:before="20" w:after="20" w:line="240" w:lineRule="auto"/>
              <w:ind w:firstLine="0"/>
            </w:pPr>
            <w:r>
              <w:rPr>
                <w:sz w:val="18"/>
                <w:szCs w:val="18"/>
              </w:rPr>
              <w:t>7. Firm age</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2234F07" w14:textId="77777777" w:rsidR="003934A8" w:rsidRPr="00FD011D" w:rsidRDefault="003934A8" w:rsidP="003934A8">
            <w:pPr>
              <w:spacing w:before="20" w:after="20" w:line="240" w:lineRule="auto"/>
              <w:ind w:firstLine="0"/>
            </w:pPr>
            <w:r>
              <w:rPr>
                <w:sz w:val="18"/>
                <w:szCs w:val="18"/>
              </w:rPr>
              <w:t xml:space="preserve">Included (standardized, with missingness indicator); </w:t>
            </w:r>
            <w:r>
              <w:rPr>
                <w:sz w:val="18"/>
                <w:szCs w:val="18"/>
              </w:rPr>
              <w:br/>
              <w:t>excluded</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F9B9470" w14:textId="77777777" w:rsidR="003934A8" w:rsidRPr="00FD011D" w:rsidRDefault="003934A8" w:rsidP="003934A8">
            <w:pPr>
              <w:spacing w:before="20" w:after="20" w:line="240" w:lineRule="auto"/>
              <w:ind w:firstLine="0"/>
            </w:pPr>
            <w:r>
              <w:rPr>
                <w:sz w:val="18"/>
                <w:szCs w:val="18"/>
              </w:rPr>
              <w:t>Older ventures at pitch have survived longer by construction. The variable is unusable for 85 of 345 ventures, so including it requires imputation, and the imputation model is itself a research decision.</w:t>
            </w:r>
          </w:p>
        </w:tc>
      </w:tr>
      <w:tr w:rsidR="003934A8" w:rsidRPr="000270F0" w14:paraId="7D4BACE7"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334080A" w14:textId="77777777" w:rsidR="003934A8" w:rsidRDefault="003934A8" w:rsidP="003934A8">
            <w:pPr>
              <w:spacing w:before="20" w:after="20" w:line="240" w:lineRule="auto"/>
              <w:ind w:firstLine="0"/>
            </w:pPr>
            <w:r>
              <w:rPr>
                <w:sz w:val="18"/>
                <w:szCs w:val="18"/>
              </w:rPr>
              <w:t>8. Market environment</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E251D22" w14:textId="77777777" w:rsidR="003934A8" w:rsidRPr="00FD011D" w:rsidRDefault="003934A8" w:rsidP="003934A8">
            <w:pPr>
              <w:spacing w:before="20" w:after="20" w:line="240" w:lineRule="auto"/>
              <w:ind w:firstLine="0"/>
            </w:pPr>
            <w:r>
              <w:rPr>
                <w:sz w:val="18"/>
                <w:szCs w:val="18"/>
              </w:rPr>
              <w:t xml:space="preserve">R&amp;D intensity and GDP growth; </w:t>
            </w:r>
            <w:r>
              <w:rPr>
                <w:sz w:val="18"/>
                <w:szCs w:val="18"/>
              </w:rPr>
              <w:br/>
              <w:t>excluded</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0DB6F5B" w14:textId="77777777" w:rsidR="003934A8" w:rsidRPr="00FD011D" w:rsidRDefault="003934A8" w:rsidP="003934A8">
            <w:pPr>
              <w:spacing w:before="20" w:after="20" w:line="240" w:lineRule="auto"/>
              <w:ind w:firstLine="0"/>
            </w:pPr>
            <w:r>
              <w:rPr>
                <w:sz w:val="18"/>
                <w:szCs w:val="18"/>
              </w:rPr>
              <w:t>Macroeconomic and industry conditions at the time of pitching shape both the content of theories and survival odds; however, these variables are measured at a coarse level and overlap with the cohort and sector adjustments.</w:t>
            </w:r>
          </w:p>
        </w:tc>
      </w:tr>
      <w:tr w:rsidR="003934A8" w:rsidRPr="000270F0" w14:paraId="239C36A7" w14:textId="77777777" w:rsidTr="001B2BFC">
        <w:tc>
          <w:tcPr>
            <w:tcW w:w="190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B35189F" w14:textId="77777777" w:rsidR="003934A8" w:rsidRDefault="003934A8" w:rsidP="003934A8">
            <w:pPr>
              <w:spacing w:before="20" w:after="20" w:line="240" w:lineRule="auto"/>
              <w:ind w:firstLine="0"/>
            </w:pPr>
            <w:r>
              <w:rPr>
                <w:sz w:val="18"/>
                <w:szCs w:val="18"/>
              </w:rPr>
              <w:t>9. Sector fixed effects</w:t>
            </w:r>
          </w:p>
        </w:tc>
        <w:tc>
          <w:tcPr>
            <w:tcW w:w="30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EFE76FD" w14:textId="77777777" w:rsidR="003934A8" w:rsidRDefault="003934A8" w:rsidP="003934A8">
            <w:pPr>
              <w:spacing w:before="20" w:after="20" w:line="240" w:lineRule="auto"/>
              <w:ind w:firstLine="0"/>
              <w:rPr>
                <w:sz w:val="18"/>
                <w:szCs w:val="18"/>
              </w:rPr>
            </w:pPr>
            <w:r>
              <w:rPr>
                <w:sz w:val="18"/>
                <w:szCs w:val="18"/>
              </w:rPr>
              <w:t xml:space="preserve">Two-digit VEIC; </w:t>
            </w:r>
          </w:p>
          <w:p w14:paraId="2327789E" w14:textId="77777777" w:rsidR="003934A8" w:rsidRDefault="003934A8" w:rsidP="003934A8">
            <w:pPr>
              <w:spacing w:before="20" w:after="20" w:line="240" w:lineRule="auto"/>
              <w:ind w:firstLine="0"/>
            </w:pPr>
            <w:r>
              <w:rPr>
                <w:sz w:val="18"/>
                <w:szCs w:val="18"/>
              </w:rPr>
              <w:t xml:space="preserve">one-digit VEIC; </w:t>
            </w:r>
            <w:r>
              <w:rPr>
                <w:sz w:val="18"/>
                <w:szCs w:val="18"/>
              </w:rPr>
              <w:br/>
              <w:t>none</w:t>
            </w:r>
          </w:p>
        </w:tc>
        <w:tc>
          <w:tcPr>
            <w:tcW w:w="441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3C4AFB6C" w14:textId="77777777" w:rsidR="003934A8" w:rsidRPr="00FD011D" w:rsidRDefault="003934A8" w:rsidP="003934A8">
            <w:pPr>
              <w:spacing w:before="20" w:after="20" w:line="240" w:lineRule="auto"/>
              <w:ind w:firstLine="0"/>
            </w:pPr>
            <w:r>
              <w:rPr>
                <w:sz w:val="18"/>
                <w:szCs w:val="18"/>
              </w:rPr>
              <w:t>Sector adjustment removes between-industry differences in failure rates and in the elaborateness of typical business models. Finer categories absorb more heterogeneity but leave sparse cells and consume degrees of freedom.</w:t>
            </w:r>
          </w:p>
        </w:tc>
      </w:tr>
      <w:tr w:rsidR="003934A8" w:rsidRPr="000270F0" w14:paraId="635DBF32" w14:textId="77777777" w:rsidTr="001B2BFC">
        <w:tc>
          <w:tcPr>
            <w:tcW w:w="190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3AE96508" w14:textId="77777777" w:rsidR="003934A8" w:rsidRDefault="003934A8" w:rsidP="003934A8">
            <w:pPr>
              <w:spacing w:before="20" w:after="20" w:line="240" w:lineRule="auto"/>
              <w:ind w:firstLine="0"/>
            </w:pPr>
            <w:r>
              <w:rPr>
                <w:sz w:val="18"/>
                <w:szCs w:val="18"/>
              </w:rPr>
              <w:t>10. Survival definition</w:t>
            </w:r>
          </w:p>
        </w:tc>
        <w:tc>
          <w:tcPr>
            <w:tcW w:w="305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26D5BEDF" w14:textId="77777777" w:rsidR="003934A8" w:rsidRPr="00FD011D" w:rsidRDefault="003934A8" w:rsidP="003934A8">
            <w:pPr>
              <w:spacing w:before="20" w:after="20" w:line="240" w:lineRule="auto"/>
              <w:ind w:firstLine="0"/>
            </w:pPr>
            <w:r>
              <w:rPr>
                <w:sz w:val="18"/>
                <w:szCs w:val="18"/>
              </w:rPr>
              <w:t xml:space="preserve">Not closed (exits as survival); </w:t>
            </w:r>
            <w:r>
              <w:rPr>
                <w:sz w:val="18"/>
                <w:szCs w:val="18"/>
              </w:rPr>
              <w:br/>
              <w:t>still independent (acquired and public ventures excluded)</w:t>
            </w:r>
          </w:p>
        </w:tc>
        <w:tc>
          <w:tcPr>
            <w:tcW w:w="4410" w:type="dxa"/>
            <w:tcBorders>
              <w:top w:val="none" w:sz="0" w:space="0" w:color="FFFFFF"/>
              <w:left w:val="none" w:sz="0" w:space="0" w:color="FFFFFF"/>
              <w:bottom w:val="single" w:sz="6" w:space="0" w:color="000000"/>
              <w:right w:val="none" w:sz="0" w:space="0" w:color="FFFFFF"/>
            </w:tcBorders>
            <w:tcMar>
              <w:top w:w="20" w:type="dxa"/>
              <w:left w:w="60" w:type="dxa"/>
              <w:bottom w:w="20" w:type="dxa"/>
              <w:right w:w="60" w:type="dxa"/>
            </w:tcMar>
          </w:tcPr>
          <w:p w14:paraId="7108381E" w14:textId="77777777" w:rsidR="003934A8" w:rsidRPr="00FD011D" w:rsidRDefault="003934A8" w:rsidP="003934A8">
            <w:pPr>
              <w:spacing w:before="20" w:after="20" w:line="240" w:lineRule="auto"/>
              <w:ind w:firstLine="0"/>
            </w:pPr>
            <w:r>
              <w:rPr>
                <w:sz w:val="18"/>
                <w:szCs w:val="18"/>
              </w:rPr>
              <w:t>Acquisitions and public offerings are not failures, but they end the venture as an independent organization, and research disagrees about whether they should count as survival.</w:t>
            </w:r>
          </w:p>
        </w:tc>
      </w:tr>
    </w:tbl>
    <w:p w14:paraId="1E7CDB60" w14:textId="77777777" w:rsidR="003934A8" w:rsidRPr="00FD011D" w:rsidRDefault="003934A8" w:rsidP="003934A8">
      <w:pPr>
        <w:spacing w:before="120" w:line="240" w:lineRule="auto"/>
        <w:ind w:firstLine="0"/>
      </w:pPr>
      <w:r>
        <w:rPr>
          <w:i/>
          <w:iCs/>
          <w:sz w:val="20"/>
        </w:rPr>
        <w:t xml:space="preserve">Note. </w:t>
      </w:r>
      <w:r>
        <w:rPr>
          <w:sz w:val="20"/>
        </w:rPr>
        <w:t>The ten decision nodes are fully crossed, yielding 3 × 2 × 4 × 4 × 3 × 2 × 2 × 2 × 3 × 2 = 13,824 universes. Decisions held constant across all universes are the estimator (logistic regression), the clustering unit (competition event), the adjustment for pitch length, cohort year, and U.S. location, and the operationalization of theory breadth and theory modularity. Within every universe the analysis sample, the imputation of firm age, the centering and standardization of the focal variables, and the sector categories are re-derived from that universe's own data.</w:t>
      </w:r>
    </w:p>
    <w:p w14:paraId="05186E08" w14:textId="77777777" w:rsidR="008E197B" w:rsidRDefault="008E197B">
      <w:r>
        <w:br w:type="page"/>
      </w:r>
    </w:p>
    <w:p w14:paraId="25659D18" w14:textId="77777777" w:rsidR="008E197B" w:rsidRPr="008E197B" w:rsidRDefault="008E197B" w:rsidP="008E197B">
      <w:pPr>
        <w:widowControl/>
        <w:spacing w:after="0" w:line="240" w:lineRule="auto"/>
        <w:ind w:firstLine="0"/>
        <w:rPr>
          <w:rFonts w:eastAsia="Times New Roman" w:cs="Times New Roman"/>
          <w:szCs w:val="24"/>
          <w:lang w:eastAsia="de-DE"/>
        </w:rPr>
      </w:pPr>
      <w:r>
        <w:rPr>
          <w:rFonts w:eastAsia="Times New Roman" w:cs="Times New Roman"/>
          <w:szCs w:val="24"/>
          <w:lang w:eastAsia="de-DE"/>
        </w:rPr>
        <w:lastRenderedPageBreak/>
        <w:t>TABLE 5</w:t>
      </w:r>
    </w:p>
    <w:p w14:paraId="3DAEF2FF" w14:textId="4648556B" w:rsidR="008E197B" w:rsidRPr="008E197B" w:rsidRDefault="008E197B" w:rsidP="008E197B">
      <w:pPr>
        <w:widowControl/>
        <w:spacing w:after="0"/>
        <w:ind w:firstLine="0"/>
        <w:rPr>
          <w:rFonts w:eastAsia="Times New Roman" w:cs="Times New Roman"/>
          <w:szCs w:val="24"/>
          <w:lang w:eastAsia="de-DE"/>
        </w:rPr>
      </w:pPr>
      <w:r>
        <w:rPr>
          <w:rFonts w:eastAsia="Times New Roman" w:cs="Times New Roman"/>
          <w:i/>
          <w:iCs/>
          <w:szCs w:val="24"/>
          <w:lang w:eastAsia="de-DE"/>
        </w:rPr>
        <w:t>Multiverse Inference Table for the Focal Estimates</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09"/>
        <w:gridCol w:w="709"/>
        <w:gridCol w:w="709"/>
        <w:gridCol w:w="692"/>
        <w:gridCol w:w="961"/>
        <w:gridCol w:w="961"/>
        <w:gridCol w:w="961"/>
        <w:gridCol w:w="961"/>
      </w:tblGrid>
      <w:tr w:rsidR="008E197B" w14:paraId="47799189" w14:textId="46095C7D" w:rsidTr="008E197B">
        <w:tc>
          <w:tcPr>
            <w:tcW w:w="2263" w:type="dxa"/>
            <w:tcBorders>
              <w:top w:val="single" w:sz="4" w:space="0" w:color="auto"/>
              <w:bottom w:val="single" w:sz="4" w:space="0" w:color="auto"/>
            </w:tcBorders>
            <w:vAlign w:val="center"/>
          </w:tcPr>
          <w:p w14:paraId="0A58BCDB" w14:textId="7346E837" w:rsidR="008E197B" w:rsidRDefault="008E197B" w:rsidP="008E197B">
            <w:pPr>
              <w:widowControl/>
              <w:spacing w:after="0" w:line="240" w:lineRule="auto"/>
              <w:ind w:firstLine="0"/>
              <w:rPr>
                <w:rFonts w:eastAsia="Times New Roman" w:cs="Times New Roman"/>
                <w:szCs w:val="24"/>
                <w:lang w:eastAsia="de-DE"/>
              </w:rPr>
            </w:pPr>
            <w:r>
              <w:rPr>
                <w:rFonts w:eastAsia="Times New Roman" w:cs="Times New Roman"/>
                <w:b/>
                <w:bCs/>
                <w:sz w:val="17"/>
                <w:szCs w:val="17"/>
                <w:lang w:val="de-CH" w:eastAsia="de-DE"/>
              </w:rPr>
              <w:t>Estimate</w:t>
            </w:r>
          </w:p>
        </w:tc>
        <w:tc>
          <w:tcPr>
            <w:tcW w:w="709" w:type="dxa"/>
            <w:tcBorders>
              <w:top w:val="single" w:sz="4" w:space="0" w:color="auto"/>
              <w:bottom w:val="single" w:sz="4" w:space="0" w:color="auto"/>
            </w:tcBorders>
            <w:vAlign w:val="center"/>
          </w:tcPr>
          <w:p w14:paraId="0951E32C" w14:textId="02477853" w:rsidR="008E197B" w:rsidRDefault="008E197B" w:rsidP="008E197B">
            <w:pPr>
              <w:widowControl/>
              <w:spacing w:after="0" w:line="240" w:lineRule="auto"/>
              <w:ind w:firstLine="0"/>
              <w:jc w:val="center"/>
              <w:rPr>
                <w:rFonts w:eastAsia="Times New Roman" w:cs="Times New Roman"/>
                <w:szCs w:val="24"/>
                <w:lang w:eastAsia="de-DE"/>
              </w:rPr>
            </w:pPr>
            <w:r>
              <w:rPr>
                <w:rFonts w:eastAsia="Times New Roman" w:cs="Times New Roman"/>
                <w:b/>
                <w:bCs/>
                <w:i/>
                <w:iCs/>
                <w:sz w:val="17"/>
                <w:szCs w:val="17"/>
                <w:lang w:val="de-CH" w:eastAsia="de-DE"/>
              </w:rPr>
              <w:t>M</w:t>
            </w:r>
          </w:p>
        </w:tc>
        <w:tc>
          <w:tcPr>
            <w:tcW w:w="709" w:type="dxa"/>
            <w:tcBorders>
              <w:top w:val="single" w:sz="4" w:space="0" w:color="auto"/>
              <w:bottom w:val="single" w:sz="4" w:space="0" w:color="auto"/>
            </w:tcBorders>
            <w:vAlign w:val="center"/>
          </w:tcPr>
          <w:p w14:paraId="2584B8A5" w14:textId="0ADFC2AD" w:rsidR="008E197B" w:rsidRDefault="008E197B" w:rsidP="008E197B">
            <w:pPr>
              <w:widowControl/>
              <w:spacing w:after="0" w:line="240" w:lineRule="auto"/>
              <w:ind w:firstLine="0"/>
              <w:jc w:val="center"/>
              <w:rPr>
                <w:rFonts w:eastAsia="Times New Roman" w:cs="Times New Roman"/>
                <w:szCs w:val="24"/>
                <w:lang w:eastAsia="de-DE"/>
              </w:rPr>
            </w:pPr>
            <w:r>
              <w:rPr>
                <w:rFonts w:eastAsia="Times New Roman" w:cs="Times New Roman"/>
                <w:b/>
                <w:bCs/>
                <w:i/>
                <w:iCs/>
                <w:sz w:val="17"/>
                <w:szCs w:val="17"/>
                <w:lang w:val="de-CH" w:eastAsia="de-DE"/>
              </w:rPr>
              <w:t>SD</w:t>
            </w:r>
          </w:p>
        </w:tc>
        <w:tc>
          <w:tcPr>
            <w:tcW w:w="709" w:type="dxa"/>
            <w:tcBorders>
              <w:top w:val="single" w:sz="4" w:space="0" w:color="auto"/>
              <w:bottom w:val="single" w:sz="4" w:space="0" w:color="auto"/>
            </w:tcBorders>
            <w:vAlign w:val="center"/>
          </w:tcPr>
          <w:p w14:paraId="6FAC6B7A" w14:textId="453C1501" w:rsidR="008E197B" w:rsidRDefault="008E197B" w:rsidP="008E197B">
            <w:pPr>
              <w:widowControl/>
              <w:spacing w:after="0" w:line="240" w:lineRule="auto"/>
              <w:ind w:firstLine="0"/>
              <w:jc w:val="center"/>
              <w:rPr>
                <w:rFonts w:eastAsia="Times New Roman" w:cs="Times New Roman"/>
                <w:szCs w:val="24"/>
                <w:lang w:eastAsia="de-DE"/>
              </w:rPr>
            </w:pPr>
            <w:r>
              <w:rPr>
                <w:rFonts w:eastAsia="Times New Roman" w:cs="Times New Roman"/>
                <w:b/>
                <w:bCs/>
                <w:i/>
                <w:iCs/>
                <w:sz w:val="17"/>
                <w:szCs w:val="17"/>
                <w:lang w:val="de-CH" w:eastAsia="de-DE"/>
              </w:rPr>
              <w:t>Mdn</w:t>
            </w:r>
          </w:p>
        </w:tc>
        <w:tc>
          <w:tcPr>
            <w:tcW w:w="692" w:type="dxa"/>
            <w:tcBorders>
              <w:top w:val="single" w:sz="4" w:space="0" w:color="auto"/>
              <w:bottom w:val="single" w:sz="4" w:space="0" w:color="auto"/>
            </w:tcBorders>
            <w:vAlign w:val="center"/>
          </w:tcPr>
          <w:p w14:paraId="44A429D8" w14:textId="2CFEB400" w:rsidR="008E197B" w:rsidRDefault="008E197B" w:rsidP="008E197B">
            <w:pPr>
              <w:widowControl/>
              <w:spacing w:after="0" w:line="240" w:lineRule="auto"/>
              <w:ind w:firstLine="0"/>
              <w:jc w:val="center"/>
              <w:rPr>
                <w:rFonts w:eastAsia="Times New Roman" w:cs="Times New Roman"/>
                <w:szCs w:val="24"/>
                <w:lang w:eastAsia="de-DE"/>
              </w:rPr>
            </w:pPr>
            <w:r>
              <w:rPr>
                <w:rFonts w:eastAsia="Times New Roman" w:cs="Times New Roman"/>
                <w:b/>
                <w:bCs/>
                <w:sz w:val="17"/>
                <w:szCs w:val="17"/>
                <w:lang w:val="de-CH" w:eastAsia="de-DE"/>
              </w:rPr>
              <w:t>Range</w:t>
            </w:r>
          </w:p>
        </w:tc>
        <w:tc>
          <w:tcPr>
            <w:tcW w:w="961" w:type="dxa"/>
            <w:tcBorders>
              <w:top w:val="single" w:sz="4" w:space="0" w:color="auto"/>
              <w:bottom w:val="single" w:sz="4" w:space="0" w:color="auto"/>
            </w:tcBorders>
            <w:vAlign w:val="center"/>
          </w:tcPr>
          <w:p w14:paraId="616655B2" w14:textId="01D07413" w:rsidR="008E197B" w:rsidRDefault="008E197B" w:rsidP="008E197B">
            <w:pPr>
              <w:widowControl/>
              <w:spacing w:after="0" w:line="240" w:lineRule="auto"/>
              <w:ind w:firstLine="0"/>
              <w:jc w:val="center"/>
              <w:rPr>
                <w:rFonts w:eastAsia="Times New Roman" w:cs="Times New Roman"/>
                <w:szCs w:val="24"/>
                <w:lang w:eastAsia="de-DE"/>
              </w:rPr>
            </w:pPr>
            <w:r>
              <w:rPr>
                <w:rFonts w:eastAsia="Times New Roman" w:cs="Times New Roman"/>
                <w:b/>
                <w:bCs/>
                <w:sz w:val="17"/>
                <w:szCs w:val="17"/>
                <w:lang w:val="de-CH" w:eastAsia="de-DE"/>
              </w:rPr>
              <w:t>% negative</w:t>
            </w:r>
          </w:p>
        </w:tc>
        <w:tc>
          <w:tcPr>
            <w:tcW w:w="961" w:type="dxa"/>
            <w:tcBorders>
              <w:top w:val="single" w:sz="4" w:space="0" w:color="auto"/>
              <w:bottom w:val="single" w:sz="4" w:space="0" w:color="auto"/>
            </w:tcBorders>
            <w:vAlign w:val="center"/>
          </w:tcPr>
          <w:p w14:paraId="17F73D32" w14:textId="35B9A249"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b/>
                <w:bCs/>
                <w:sz w:val="17"/>
                <w:szCs w:val="17"/>
                <w:lang w:val="de-CH" w:eastAsia="de-DE"/>
              </w:rPr>
              <w:t>% p &lt; .01</w:t>
            </w:r>
          </w:p>
        </w:tc>
        <w:tc>
          <w:tcPr>
            <w:tcW w:w="961" w:type="dxa"/>
            <w:tcBorders>
              <w:top w:val="single" w:sz="4" w:space="0" w:color="auto"/>
              <w:bottom w:val="single" w:sz="4" w:space="0" w:color="auto"/>
            </w:tcBorders>
            <w:vAlign w:val="center"/>
          </w:tcPr>
          <w:p w14:paraId="2DF26781" w14:textId="25FDE2EC" w:rsidR="008E197B" w:rsidRDefault="008E197B" w:rsidP="008E197B">
            <w:pPr>
              <w:widowControl/>
              <w:spacing w:after="0" w:line="240" w:lineRule="auto"/>
              <w:ind w:firstLine="0"/>
              <w:jc w:val="center"/>
              <w:rPr>
                <w:rFonts w:eastAsia="Times New Roman" w:cs="Times New Roman"/>
                <w:szCs w:val="24"/>
                <w:lang w:eastAsia="de-DE"/>
              </w:rPr>
            </w:pPr>
            <w:r>
              <w:rPr>
                <w:rFonts w:eastAsia="Times New Roman" w:cs="Times New Roman"/>
                <w:b/>
                <w:bCs/>
                <w:sz w:val="17"/>
                <w:szCs w:val="17"/>
                <w:lang w:val="de-CH" w:eastAsia="de-DE"/>
              </w:rPr>
              <w:t>% p &lt; .05</w:t>
            </w:r>
          </w:p>
        </w:tc>
        <w:tc>
          <w:tcPr>
            <w:tcW w:w="961" w:type="dxa"/>
            <w:tcBorders>
              <w:top w:val="single" w:sz="4" w:space="0" w:color="auto"/>
              <w:bottom w:val="single" w:sz="4" w:space="0" w:color="auto"/>
            </w:tcBorders>
            <w:vAlign w:val="center"/>
          </w:tcPr>
          <w:p w14:paraId="702E0A50" w14:textId="01BE8602"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b/>
                <w:bCs/>
                <w:sz w:val="17"/>
                <w:szCs w:val="17"/>
                <w:lang w:val="de-CH" w:eastAsia="de-DE"/>
              </w:rPr>
              <w:t>% p &lt; .10</w:t>
            </w:r>
          </w:p>
        </w:tc>
      </w:tr>
      <w:tr w:rsidR="008E197B" w14:paraId="5F9B8FE6" w14:textId="314E9646" w:rsidTr="008E197B">
        <w:tc>
          <w:tcPr>
            <w:tcW w:w="2263" w:type="dxa"/>
            <w:tcBorders>
              <w:top w:val="single" w:sz="4" w:space="0" w:color="auto"/>
            </w:tcBorders>
            <w:vAlign w:val="center"/>
          </w:tcPr>
          <w:p w14:paraId="36B71C34" w14:textId="72CD3DD0" w:rsidR="008E197B" w:rsidRPr="008E197B" w:rsidRDefault="008E197B" w:rsidP="008E197B">
            <w:pPr>
              <w:widowControl/>
              <w:spacing w:after="0" w:line="240" w:lineRule="auto"/>
              <w:ind w:firstLine="0"/>
              <w:rPr>
                <w:rFonts w:eastAsia="Times New Roman" w:cs="Times New Roman"/>
                <w:b/>
                <w:bCs/>
                <w:sz w:val="17"/>
                <w:szCs w:val="17"/>
                <w:lang w:val="de-CH" w:eastAsia="de-DE"/>
              </w:rPr>
            </w:pPr>
            <w:r>
              <w:rPr>
                <w:rFonts w:eastAsia="Times New Roman" w:cs="Times New Roman"/>
                <w:sz w:val="17"/>
                <w:szCs w:val="17"/>
                <w:lang w:val="de-CH" w:eastAsia="de-DE"/>
              </w:rPr>
              <w:t>Breadth squared</w:t>
            </w:r>
          </w:p>
        </w:tc>
        <w:tc>
          <w:tcPr>
            <w:tcW w:w="709" w:type="dxa"/>
            <w:tcBorders>
              <w:top w:val="single" w:sz="4" w:space="0" w:color="auto"/>
            </w:tcBorders>
            <w:vAlign w:val="center"/>
          </w:tcPr>
          <w:p w14:paraId="29C1D574" w14:textId="5187B328" w:rsidR="008E197B" w:rsidRPr="008E197B" w:rsidRDefault="008E197B" w:rsidP="008E197B">
            <w:pPr>
              <w:widowControl/>
              <w:spacing w:after="0" w:line="240" w:lineRule="auto"/>
              <w:ind w:firstLine="0"/>
              <w:jc w:val="center"/>
              <w:rPr>
                <w:rFonts w:eastAsia="Times New Roman" w:cs="Times New Roman"/>
                <w:b/>
                <w:bCs/>
                <w:i/>
                <w:iCs/>
                <w:sz w:val="17"/>
                <w:szCs w:val="17"/>
                <w:lang w:val="de-CH" w:eastAsia="de-DE"/>
              </w:rPr>
            </w:pPr>
            <w:r>
              <w:rPr>
                <w:rFonts w:eastAsia="Times New Roman" w:cs="Times New Roman"/>
                <w:sz w:val="17"/>
                <w:szCs w:val="17"/>
                <w:lang w:val="de-CH" w:eastAsia="de-DE"/>
              </w:rPr>
              <w:t>−0.109</w:t>
            </w:r>
          </w:p>
        </w:tc>
        <w:tc>
          <w:tcPr>
            <w:tcW w:w="709" w:type="dxa"/>
            <w:tcBorders>
              <w:top w:val="single" w:sz="4" w:space="0" w:color="auto"/>
            </w:tcBorders>
            <w:vAlign w:val="center"/>
          </w:tcPr>
          <w:p w14:paraId="0C267F76" w14:textId="5DF0E4EA" w:rsidR="008E197B" w:rsidRPr="008E197B" w:rsidRDefault="008E197B" w:rsidP="008E197B">
            <w:pPr>
              <w:widowControl/>
              <w:spacing w:after="0" w:line="240" w:lineRule="auto"/>
              <w:ind w:firstLine="0"/>
              <w:jc w:val="center"/>
              <w:rPr>
                <w:rFonts w:eastAsia="Times New Roman" w:cs="Times New Roman"/>
                <w:b/>
                <w:bCs/>
                <w:i/>
                <w:iCs/>
                <w:sz w:val="17"/>
                <w:szCs w:val="17"/>
                <w:lang w:val="de-CH" w:eastAsia="de-DE"/>
              </w:rPr>
            </w:pPr>
            <w:r>
              <w:rPr>
                <w:rFonts w:eastAsia="Times New Roman" w:cs="Times New Roman"/>
                <w:sz w:val="17"/>
                <w:szCs w:val="17"/>
                <w:lang w:val="de-CH" w:eastAsia="de-DE"/>
              </w:rPr>
              <w:t>0.022</w:t>
            </w:r>
          </w:p>
        </w:tc>
        <w:tc>
          <w:tcPr>
            <w:tcW w:w="709" w:type="dxa"/>
            <w:tcBorders>
              <w:top w:val="single" w:sz="4" w:space="0" w:color="auto"/>
            </w:tcBorders>
            <w:vAlign w:val="center"/>
          </w:tcPr>
          <w:p w14:paraId="3BF48DCF" w14:textId="7D8AC79C" w:rsidR="008E197B" w:rsidRPr="008E197B" w:rsidRDefault="008E197B" w:rsidP="008E197B">
            <w:pPr>
              <w:widowControl/>
              <w:spacing w:after="0" w:line="240" w:lineRule="auto"/>
              <w:ind w:firstLine="0"/>
              <w:jc w:val="center"/>
              <w:rPr>
                <w:rFonts w:eastAsia="Times New Roman" w:cs="Times New Roman"/>
                <w:b/>
                <w:bCs/>
                <w:i/>
                <w:iCs/>
                <w:sz w:val="17"/>
                <w:szCs w:val="17"/>
                <w:lang w:val="de-CH" w:eastAsia="de-DE"/>
              </w:rPr>
            </w:pPr>
            <w:r>
              <w:rPr>
                <w:rFonts w:eastAsia="Times New Roman" w:cs="Times New Roman"/>
                <w:sz w:val="17"/>
                <w:szCs w:val="17"/>
                <w:lang w:val="de-CH" w:eastAsia="de-DE"/>
              </w:rPr>
              <w:t>−0.109</w:t>
            </w:r>
          </w:p>
        </w:tc>
        <w:tc>
          <w:tcPr>
            <w:tcW w:w="692" w:type="dxa"/>
            <w:tcBorders>
              <w:top w:val="single" w:sz="4" w:space="0" w:color="auto"/>
            </w:tcBorders>
            <w:vAlign w:val="center"/>
          </w:tcPr>
          <w:p w14:paraId="2FF12407" w14:textId="33D50BE0"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−0.18, −0.05</w:t>
            </w:r>
          </w:p>
        </w:tc>
        <w:tc>
          <w:tcPr>
            <w:tcW w:w="961" w:type="dxa"/>
            <w:tcBorders>
              <w:top w:val="single" w:sz="4" w:space="0" w:color="auto"/>
            </w:tcBorders>
            <w:vAlign w:val="center"/>
          </w:tcPr>
          <w:p w14:paraId="0657FD3C" w14:textId="435B9043"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100.0</w:t>
            </w:r>
          </w:p>
        </w:tc>
        <w:tc>
          <w:tcPr>
            <w:tcW w:w="961" w:type="dxa"/>
            <w:tcBorders>
              <w:top w:val="single" w:sz="4" w:space="0" w:color="auto"/>
            </w:tcBorders>
            <w:vAlign w:val="center"/>
          </w:tcPr>
          <w:p w14:paraId="4F199E08" w14:textId="77777777" w:rsidR="008E197B" w:rsidRPr="008E197B" w:rsidRDefault="008E197B" w:rsidP="008E197B">
            <w:pPr>
              <w:widowControl/>
              <w:spacing w:after="0" w:line="240" w:lineRule="auto"/>
              <w:ind w:firstLine="0"/>
              <w:jc w:val="center"/>
              <w:rPr>
                <w:rFonts w:eastAsia="Times New Roman" w:cs="Times New Roman"/>
                <w:sz w:val="17"/>
                <w:szCs w:val="17"/>
                <w:lang w:val="de-CH" w:eastAsia="de-DE"/>
              </w:rPr>
            </w:pPr>
            <w:r>
              <w:rPr>
                <w:rFonts w:eastAsia="Times New Roman" w:cs="Times New Roman"/>
                <w:sz w:val="17"/>
                <w:szCs w:val="17"/>
                <w:lang w:val="de-CH" w:eastAsia="de-DE"/>
              </w:rPr>
              <w:t>22.6</w:t>
            </w:r>
          </w:p>
        </w:tc>
        <w:tc>
          <w:tcPr>
            <w:tcW w:w="961" w:type="dxa"/>
            <w:tcBorders>
              <w:top w:val="single" w:sz="4" w:space="0" w:color="auto"/>
            </w:tcBorders>
            <w:vAlign w:val="center"/>
          </w:tcPr>
          <w:p w14:paraId="789AA43C" w14:textId="02F36941"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64.8</w:t>
            </w:r>
          </w:p>
        </w:tc>
        <w:tc>
          <w:tcPr>
            <w:tcW w:w="961" w:type="dxa"/>
            <w:tcBorders>
              <w:top w:val="single" w:sz="4" w:space="0" w:color="auto"/>
            </w:tcBorders>
            <w:vAlign w:val="center"/>
          </w:tcPr>
          <w:p w14:paraId="2EE7D4F8" w14:textId="137AE8BA"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88.5</w:t>
            </w:r>
          </w:p>
        </w:tc>
      </w:tr>
      <w:tr w:rsidR="008E197B" w14:paraId="78D60F76" w14:textId="0EE20A42" w:rsidTr="008E197B">
        <w:tc>
          <w:tcPr>
            <w:tcW w:w="2263" w:type="dxa"/>
            <w:vAlign w:val="center"/>
          </w:tcPr>
          <w:p w14:paraId="336CC808" w14:textId="7183EF40" w:rsidR="008E197B" w:rsidRPr="008E197B" w:rsidRDefault="008E197B" w:rsidP="008E197B">
            <w:pPr>
              <w:widowControl/>
              <w:spacing w:after="0" w:line="240" w:lineRule="auto"/>
              <w:ind w:firstLine="0"/>
              <w:rPr>
                <w:rFonts w:eastAsia="Times New Roman" w:cs="Times New Roman"/>
                <w:b/>
                <w:bCs/>
                <w:sz w:val="17"/>
                <w:szCs w:val="17"/>
                <w:lang w:eastAsia="de-DE"/>
              </w:rPr>
            </w:pPr>
            <w:r>
              <w:rPr>
                <w:rFonts w:eastAsia="Times New Roman" w:cs="Times New Roman"/>
                <w:sz w:val="17"/>
                <w:szCs w:val="17"/>
                <w:lang w:eastAsia="de-DE"/>
              </w:rPr>
              <w:t xml:space="preserve">Modularity squared </w:t>
            </w:r>
            <w:r>
              <w:rPr>
                <w:rFonts w:eastAsia="Times New Roman" w:cs="Times New Roman"/>
                <w:sz w:val="17"/>
                <w:szCs w:val="17"/>
                <w:lang w:eastAsia="de-DE"/>
              </w:rPr>
              <w:br/>
              <w:t>(at mean breadth)</w:t>
            </w:r>
          </w:p>
        </w:tc>
        <w:tc>
          <w:tcPr>
            <w:tcW w:w="709" w:type="dxa"/>
            <w:vAlign w:val="center"/>
          </w:tcPr>
          <w:p w14:paraId="6F42ACCD" w14:textId="5018AD5F" w:rsidR="008E197B" w:rsidRPr="008E197B" w:rsidRDefault="008E197B" w:rsidP="008E197B">
            <w:pPr>
              <w:widowControl/>
              <w:spacing w:after="0" w:line="240" w:lineRule="auto"/>
              <w:ind w:firstLine="0"/>
              <w:jc w:val="center"/>
              <w:rPr>
                <w:rFonts w:eastAsia="Times New Roman" w:cs="Times New Roman"/>
                <w:b/>
                <w:bCs/>
                <w:i/>
                <w:iCs/>
                <w:sz w:val="17"/>
                <w:szCs w:val="17"/>
                <w:lang w:eastAsia="de-DE"/>
              </w:rPr>
            </w:pPr>
            <w:r>
              <w:rPr>
                <w:rFonts w:eastAsia="Times New Roman" w:cs="Times New Roman"/>
                <w:sz w:val="17"/>
                <w:szCs w:val="17"/>
                <w:lang w:val="de-CH" w:eastAsia="de-DE"/>
              </w:rPr>
              <w:t>−0.188</w:t>
            </w:r>
          </w:p>
        </w:tc>
        <w:tc>
          <w:tcPr>
            <w:tcW w:w="709" w:type="dxa"/>
            <w:vAlign w:val="center"/>
          </w:tcPr>
          <w:p w14:paraId="6BEC22C4" w14:textId="5DBFFF89" w:rsidR="008E197B" w:rsidRPr="008E197B" w:rsidRDefault="008E197B" w:rsidP="008E197B">
            <w:pPr>
              <w:widowControl/>
              <w:spacing w:after="0" w:line="240" w:lineRule="auto"/>
              <w:ind w:firstLine="0"/>
              <w:jc w:val="center"/>
              <w:rPr>
                <w:rFonts w:eastAsia="Times New Roman" w:cs="Times New Roman"/>
                <w:b/>
                <w:bCs/>
                <w:i/>
                <w:iCs/>
                <w:sz w:val="17"/>
                <w:szCs w:val="17"/>
                <w:lang w:eastAsia="de-DE"/>
              </w:rPr>
            </w:pPr>
            <w:r>
              <w:rPr>
                <w:rFonts w:eastAsia="Times New Roman" w:cs="Times New Roman"/>
                <w:sz w:val="17"/>
                <w:szCs w:val="17"/>
                <w:lang w:val="de-CH" w:eastAsia="de-DE"/>
              </w:rPr>
              <w:t>0.042</w:t>
            </w:r>
          </w:p>
        </w:tc>
        <w:tc>
          <w:tcPr>
            <w:tcW w:w="709" w:type="dxa"/>
            <w:vAlign w:val="center"/>
          </w:tcPr>
          <w:p w14:paraId="5CFEA16D" w14:textId="29BB056F" w:rsidR="008E197B" w:rsidRPr="008E197B" w:rsidRDefault="008E197B" w:rsidP="008E197B">
            <w:pPr>
              <w:widowControl/>
              <w:spacing w:after="0" w:line="240" w:lineRule="auto"/>
              <w:ind w:firstLine="0"/>
              <w:jc w:val="center"/>
              <w:rPr>
                <w:rFonts w:eastAsia="Times New Roman" w:cs="Times New Roman"/>
                <w:b/>
                <w:bCs/>
                <w:i/>
                <w:iCs/>
                <w:sz w:val="17"/>
                <w:szCs w:val="17"/>
                <w:lang w:eastAsia="de-DE"/>
              </w:rPr>
            </w:pPr>
            <w:r>
              <w:rPr>
                <w:rFonts w:eastAsia="Times New Roman" w:cs="Times New Roman"/>
                <w:sz w:val="17"/>
                <w:szCs w:val="17"/>
                <w:lang w:val="de-CH" w:eastAsia="de-DE"/>
              </w:rPr>
              <w:t>−0.193</w:t>
            </w:r>
          </w:p>
        </w:tc>
        <w:tc>
          <w:tcPr>
            <w:tcW w:w="692" w:type="dxa"/>
            <w:vAlign w:val="center"/>
          </w:tcPr>
          <w:p w14:paraId="2F83C5EA" w14:textId="0FD5F298" w:rsidR="008E197B" w:rsidRPr="008E197B" w:rsidRDefault="008E197B" w:rsidP="008E197B">
            <w:pPr>
              <w:widowControl/>
              <w:spacing w:after="0" w:line="240" w:lineRule="auto"/>
              <w:ind w:firstLine="0"/>
              <w:jc w:val="center"/>
              <w:rPr>
                <w:rFonts w:eastAsia="Times New Roman" w:cs="Times New Roman"/>
                <w:b/>
                <w:bCs/>
                <w:sz w:val="17"/>
                <w:szCs w:val="17"/>
                <w:lang w:eastAsia="de-DE"/>
              </w:rPr>
            </w:pPr>
            <w:r>
              <w:rPr>
                <w:rFonts w:eastAsia="Times New Roman" w:cs="Times New Roman"/>
                <w:sz w:val="17"/>
                <w:szCs w:val="17"/>
                <w:lang w:val="de-CH" w:eastAsia="de-DE"/>
              </w:rPr>
              <w:t xml:space="preserve">−0.30, </w:t>
            </w:r>
            <w:r>
              <w:rPr>
                <w:rFonts w:eastAsia="Times New Roman" w:cs="Times New Roman"/>
                <w:sz w:val="17"/>
                <w:szCs w:val="17"/>
                <w:lang w:val="de-CH" w:eastAsia="de-DE"/>
              </w:rPr>
              <w:br/>
              <w:t>0.01</w:t>
            </w:r>
          </w:p>
        </w:tc>
        <w:tc>
          <w:tcPr>
            <w:tcW w:w="961" w:type="dxa"/>
            <w:vAlign w:val="center"/>
          </w:tcPr>
          <w:p w14:paraId="279A43A3" w14:textId="2ABA24AC" w:rsidR="008E197B" w:rsidRPr="008E197B" w:rsidRDefault="008E197B" w:rsidP="008E197B">
            <w:pPr>
              <w:widowControl/>
              <w:spacing w:after="0" w:line="240" w:lineRule="auto"/>
              <w:ind w:firstLine="0"/>
              <w:jc w:val="center"/>
              <w:rPr>
                <w:rFonts w:eastAsia="Times New Roman" w:cs="Times New Roman"/>
                <w:b/>
                <w:bCs/>
                <w:sz w:val="17"/>
                <w:szCs w:val="17"/>
                <w:lang w:eastAsia="de-DE"/>
              </w:rPr>
            </w:pPr>
            <w:r>
              <w:rPr>
                <w:rFonts w:eastAsia="Times New Roman" w:cs="Times New Roman"/>
                <w:sz w:val="17"/>
                <w:szCs w:val="17"/>
                <w:lang w:val="de-CH" w:eastAsia="de-DE"/>
              </w:rPr>
              <w:t>99.99</w:t>
            </w:r>
          </w:p>
        </w:tc>
        <w:tc>
          <w:tcPr>
            <w:tcW w:w="961" w:type="dxa"/>
            <w:vAlign w:val="center"/>
          </w:tcPr>
          <w:p w14:paraId="6C0B4F58" w14:textId="77777777" w:rsidR="008E197B" w:rsidRPr="008E197B" w:rsidRDefault="008E197B" w:rsidP="008E197B">
            <w:pPr>
              <w:widowControl/>
              <w:spacing w:after="0" w:line="240" w:lineRule="auto"/>
              <w:ind w:firstLine="0"/>
              <w:jc w:val="center"/>
              <w:rPr>
                <w:rFonts w:eastAsia="Times New Roman" w:cs="Times New Roman"/>
                <w:sz w:val="17"/>
                <w:szCs w:val="17"/>
                <w:lang w:val="de-CH" w:eastAsia="de-DE"/>
              </w:rPr>
            </w:pPr>
            <w:r>
              <w:rPr>
                <w:rFonts w:eastAsia="Times New Roman" w:cs="Times New Roman"/>
                <w:sz w:val="17"/>
                <w:szCs w:val="17"/>
                <w:lang w:val="de-CH" w:eastAsia="de-DE"/>
              </w:rPr>
              <w:t>1.3</w:t>
            </w:r>
          </w:p>
        </w:tc>
        <w:tc>
          <w:tcPr>
            <w:tcW w:w="961" w:type="dxa"/>
            <w:vAlign w:val="center"/>
          </w:tcPr>
          <w:p w14:paraId="64219ECD" w14:textId="24D07453" w:rsidR="008E197B" w:rsidRPr="008E197B" w:rsidRDefault="008E197B" w:rsidP="008E197B">
            <w:pPr>
              <w:widowControl/>
              <w:spacing w:after="0" w:line="240" w:lineRule="auto"/>
              <w:ind w:firstLine="0"/>
              <w:jc w:val="center"/>
              <w:rPr>
                <w:rFonts w:eastAsia="Times New Roman" w:cs="Times New Roman"/>
                <w:b/>
                <w:bCs/>
                <w:sz w:val="17"/>
                <w:szCs w:val="17"/>
                <w:lang w:eastAsia="de-DE"/>
              </w:rPr>
            </w:pPr>
            <w:r>
              <w:rPr>
                <w:rFonts w:eastAsia="Times New Roman" w:cs="Times New Roman"/>
                <w:sz w:val="17"/>
                <w:szCs w:val="17"/>
                <w:lang w:val="de-CH" w:eastAsia="de-DE"/>
              </w:rPr>
              <w:t>20.6</w:t>
            </w:r>
          </w:p>
        </w:tc>
        <w:tc>
          <w:tcPr>
            <w:tcW w:w="961" w:type="dxa"/>
            <w:vAlign w:val="center"/>
          </w:tcPr>
          <w:p w14:paraId="10B0497D" w14:textId="1FA56A30" w:rsidR="008E197B" w:rsidRPr="008E197B" w:rsidRDefault="008E197B" w:rsidP="008E197B">
            <w:pPr>
              <w:widowControl/>
              <w:spacing w:after="0" w:line="240" w:lineRule="auto"/>
              <w:ind w:firstLine="0"/>
              <w:jc w:val="center"/>
              <w:rPr>
                <w:rFonts w:eastAsia="Times New Roman" w:cs="Times New Roman"/>
                <w:b/>
                <w:bCs/>
                <w:sz w:val="17"/>
                <w:szCs w:val="17"/>
                <w:lang w:eastAsia="de-DE"/>
              </w:rPr>
            </w:pPr>
            <w:r>
              <w:rPr>
                <w:rFonts w:eastAsia="Times New Roman" w:cs="Times New Roman"/>
                <w:sz w:val="17"/>
                <w:szCs w:val="17"/>
                <w:lang w:val="de-CH" w:eastAsia="de-DE"/>
              </w:rPr>
              <w:t>44.2</w:t>
            </w:r>
          </w:p>
        </w:tc>
      </w:tr>
      <w:tr w:rsidR="008E197B" w14:paraId="3D1EAB56" w14:textId="56000D23" w:rsidTr="008E197B">
        <w:tc>
          <w:tcPr>
            <w:tcW w:w="2263" w:type="dxa"/>
            <w:vAlign w:val="center"/>
          </w:tcPr>
          <w:p w14:paraId="3D59BE07" w14:textId="32AC2D0F" w:rsidR="008E197B" w:rsidRPr="008E197B" w:rsidRDefault="008E197B" w:rsidP="008E197B">
            <w:pPr>
              <w:widowControl/>
              <w:spacing w:after="0" w:line="240" w:lineRule="auto"/>
              <w:ind w:firstLine="0"/>
              <w:rPr>
                <w:rFonts w:eastAsia="Times New Roman" w:cs="Times New Roman"/>
                <w:b/>
                <w:bCs/>
                <w:sz w:val="17"/>
                <w:szCs w:val="17"/>
                <w:lang w:val="de-CH" w:eastAsia="de-DE"/>
              </w:rPr>
            </w:pPr>
            <w:r>
              <w:rPr>
                <w:rFonts w:eastAsia="Times New Roman" w:cs="Times New Roman"/>
                <w:sz w:val="17"/>
                <w:szCs w:val="17"/>
                <w:lang w:val="de-CH" w:eastAsia="de-DE"/>
              </w:rPr>
              <w:t>Modularity squared × breadth</w:t>
            </w:r>
          </w:p>
        </w:tc>
        <w:tc>
          <w:tcPr>
            <w:tcW w:w="709" w:type="dxa"/>
            <w:vAlign w:val="center"/>
          </w:tcPr>
          <w:p w14:paraId="36DBE005" w14:textId="06CC44ED" w:rsidR="008E197B" w:rsidRPr="008E197B" w:rsidRDefault="008E197B" w:rsidP="008E197B">
            <w:pPr>
              <w:widowControl/>
              <w:spacing w:after="0" w:line="240" w:lineRule="auto"/>
              <w:ind w:firstLine="0"/>
              <w:jc w:val="center"/>
              <w:rPr>
                <w:rFonts w:eastAsia="Times New Roman" w:cs="Times New Roman"/>
                <w:b/>
                <w:bCs/>
                <w:i/>
                <w:iCs/>
                <w:sz w:val="17"/>
                <w:szCs w:val="17"/>
                <w:lang w:val="de-CH" w:eastAsia="de-DE"/>
              </w:rPr>
            </w:pPr>
            <w:r>
              <w:rPr>
                <w:rFonts w:eastAsia="Times New Roman" w:cs="Times New Roman"/>
                <w:sz w:val="17"/>
                <w:szCs w:val="17"/>
                <w:lang w:val="de-CH" w:eastAsia="de-DE"/>
              </w:rPr>
              <w:t>−0.212</w:t>
            </w:r>
          </w:p>
        </w:tc>
        <w:tc>
          <w:tcPr>
            <w:tcW w:w="709" w:type="dxa"/>
            <w:vAlign w:val="center"/>
          </w:tcPr>
          <w:p w14:paraId="2C2DF29D" w14:textId="657CE427" w:rsidR="008E197B" w:rsidRPr="008E197B" w:rsidRDefault="008E197B" w:rsidP="008E197B">
            <w:pPr>
              <w:widowControl/>
              <w:spacing w:after="0" w:line="240" w:lineRule="auto"/>
              <w:ind w:firstLine="0"/>
              <w:jc w:val="center"/>
              <w:rPr>
                <w:rFonts w:eastAsia="Times New Roman" w:cs="Times New Roman"/>
                <w:b/>
                <w:bCs/>
                <w:i/>
                <w:iCs/>
                <w:sz w:val="17"/>
                <w:szCs w:val="17"/>
                <w:lang w:val="de-CH" w:eastAsia="de-DE"/>
              </w:rPr>
            </w:pPr>
            <w:r>
              <w:rPr>
                <w:rFonts w:eastAsia="Times New Roman" w:cs="Times New Roman"/>
                <w:sz w:val="17"/>
                <w:szCs w:val="17"/>
                <w:lang w:val="de-CH" w:eastAsia="de-DE"/>
              </w:rPr>
              <w:t>0.050</w:t>
            </w:r>
          </w:p>
        </w:tc>
        <w:tc>
          <w:tcPr>
            <w:tcW w:w="709" w:type="dxa"/>
            <w:vAlign w:val="center"/>
          </w:tcPr>
          <w:p w14:paraId="79C13FDB" w14:textId="0349A4E2" w:rsidR="008E197B" w:rsidRPr="008E197B" w:rsidRDefault="008E197B" w:rsidP="008E197B">
            <w:pPr>
              <w:widowControl/>
              <w:spacing w:after="0" w:line="240" w:lineRule="auto"/>
              <w:ind w:firstLine="0"/>
              <w:jc w:val="center"/>
              <w:rPr>
                <w:rFonts w:eastAsia="Times New Roman" w:cs="Times New Roman"/>
                <w:b/>
                <w:bCs/>
                <w:i/>
                <w:iCs/>
                <w:sz w:val="17"/>
                <w:szCs w:val="17"/>
                <w:lang w:val="de-CH" w:eastAsia="de-DE"/>
              </w:rPr>
            </w:pPr>
            <w:r>
              <w:rPr>
                <w:rFonts w:eastAsia="Times New Roman" w:cs="Times New Roman"/>
                <w:sz w:val="17"/>
                <w:szCs w:val="17"/>
                <w:lang w:val="de-CH" w:eastAsia="de-DE"/>
              </w:rPr>
              <w:t>−0.212</w:t>
            </w:r>
          </w:p>
        </w:tc>
        <w:tc>
          <w:tcPr>
            <w:tcW w:w="692" w:type="dxa"/>
            <w:vAlign w:val="center"/>
          </w:tcPr>
          <w:p w14:paraId="05BBB810" w14:textId="2CAC0840"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−0.37, −0.08</w:t>
            </w:r>
          </w:p>
        </w:tc>
        <w:tc>
          <w:tcPr>
            <w:tcW w:w="961" w:type="dxa"/>
            <w:vAlign w:val="center"/>
          </w:tcPr>
          <w:p w14:paraId="0B43840B" w14:textId="421D9527"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100.0</w:t>
            </w:r>
          </w:p>
        </w:tc>
        <w:tc>
          <w:tcPr>
            <w:tcW w:w="961" w:type="dxa"/>
            <w:vAlign w:val="center"/>
          </w:tcPr>
          <w:p w14:paraId="73054218" w14:textId="77777777" w:rsidR="008E197B" w:rsidRPr="008E197B" w:rsidRDefault="008E197B" w:rsidP="008E197B">
            <w:pPr>
              <w:widowControl/>
              <w:spacing w:after="0" w:line="240" w:lineRule="auto"/>
              <w:ind w:firstLine="0"/>
              <w:jc w:val="center"/>
              <w:rPr>
                <w:rFonts w:eastAsia="Times New Roman" w:cs="Times New Roman"/>
                <w:sz w:val="17"/>
                <w:szCs w:val="17"/>
                <w:lang w:val="de-CH" w:eastAsia="de-DE"/>
              </w:rPr>
            </w:pPr>
            <w:r>
              <w:rPr>
                <w:rFonts w:eastAsia="Times New Roman" w:cs="Times New Roman"/>
                <w:sz w:val="17"/>
                <w:szCs w:val="17"/>
                <w:lang w:val="de-CH" w:eastAsia="de-DE"/>
              </w:rPr>
              <w:t>35.8</w:t>
            </w:r>
          </w:p>
        </w:tc>
        <w:tc>
          <w:tcPr>
            <w:tcW w:w="961" w:type="dxa"/>
            <w:vAlign w:val="center"/>
          </w:tcPr>
          <w:p w14:paraId="382D4E39" w14:textId="08EFCFD8"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71.3</w:t>
            </w:r>
          </w:p>
        </w:tc>
        <w:tc>
          <w:tcPr>
            <w:tcW w:w="961" w:type="dxa"/>
            <w:vAlign w:val="center"/>
          </w:tcPr>
          <w:p w14:paraId="5B04D18D" w14:textId="76FBC74B" w:rsidR="008E197B" w:rsidRPr="008E197B" w:rsidRDefault="008E197B" w:rsidP="008E197B">
            <w:pPr>
              <w:widowControl/>
              <w:spacing w:after="0" w:line="240" w:lineRule="auto"/>
              <w:ind w:firstLine="0"/>
              <w:jc w:val="center"/>
              <w:rPr>
                <w:rFonts w:eastAsia="Times New Roman" w:cs="Times New Roman"/>
                <w:b/>
                <w:bCs/>
                <w:sz w:val="17"/>
                <w:szCs w:val="17"/>
                <w:lang w:val="de-CH" w:eastAsia="de-DE"/>
              </w:rPr>
            </w:pPr>
            <w:r>
              <w:rPr>
                <w:rFonts w:eastAsia="Times New Roman" w:cs="Times New Roman"/>
                <w:sz w:val="17"/>
                <w:szCs w:val="17"/>
                <w:lang w:val="de-CH" w:eastAsia="de-DE"/>
              </w:rPr>
              <w:t>86.4</w:t>
            </w:r>
          </w:p>
        </w:tc>
      </w:tr>
      <w:tr w:rsidR="00EE5E60" w14:paraId="548D5B3B" w14:textId="77777777">
        <w:tc>
          <w:tcPr>
            <w:tcW w:w="2263" w:type="dxa"/>
            <w:vAlign w:val="center"/>
          </w:tcPr>
          <w:p w14:paraId="1541EB86" w14:textId="77777777" w:rsidR="008E197B" w:rsidRDefault="008E197B">
            <w:pPr>
              <w:widowControl/>
              <w:spacing w:after="0" w:line="240" w:lineRule="auto"/>
              <w:ind w:firstLine="0"/>
            </w:pPr>
            <w:r>
              <w:rPr>
                <w:rFonts w:eastAsia="Times New Roman" w:cs="Times New Roman"/>
                <w:sz w:val="17"/>
                <w:szCs w:val="17"/>
                <w:lang w:val="de-CH" w:eastAsia="de-DE"/>
              </w:rPr>
              <w:t>Breadth squared (additive model)</w:t>
            </w:r>
          </w:p>
        </w:tc>
        <w:tc>
          <w:tcPr>
            <w:tcW w:w="709" w:type="dxa"/>
            <w:vAlign w:val="center"/>
          </w:tcPr>
          <w:p w14:paraId="1CF52A26" w14:textId="77777777" w:rsidR="008E197B" w:rsidRDefault="008E197B">
            <w:pPr>
              <w:widowControl/>
              <w:spacing w:after="0" w:line="240" w:lineRule="auto"/>
              <w:ind w:firstLine="0"/>
              <w:jc w:val="center"/>
            </w:pPr>
            <w:r>
              <w:rPr>
                <w:rFonts w:eastAsia="Times New Roman" w:cs="Times New Roman"/>
                <w:sz w:val="17"/>
                <w:szCs w:val="17"/>
                <w:lang w:val="de-CH" w:eastAsia="de-DE"/>
              </w:rPr>
              <w:t>−0.080</w:t>
            </w:r>
          </w:p>
        </w:tc>
        <w:tc>
          <w:tcPr>
            <w:tcW w:w="709" w:type="dxa"/>
            <w:vAlign w:val="center"/>
          </w:tcPr>
          <w:p w14:paraId="045EC80C" w14:textId="77777777" w:rsidR="008E197B" w:rsidRDefault="008E197B">
            <w:pPr>
              <w:widowControl/>
              <w:spacing w:after="0" w:line="240" w:lineRule="auto"/>
              <w:ind w:firstLine="0"/>
              <w:jc w:val="center"/>
            </w:pPr>
            <w:r>
              <w:rPr>
                <w:rFonts w:eastAsia="Times New Roman" w:cs="Times New Roman"/>
                <w:sz w:val="17"/>
                <w:szCs w:val="17"/>
                <w:lang w:val="de-CH" w:eastAsia="de-DE"/>
              </w:rPr>
              <w:t>0.018</w:t>
            </w:r>
          </w:p>
        </w:tc>
        <w:tc>
          <w:tcPr>
            <w:tcW w:w="709" w:type="dxa"/>
            <w:vAlign w:val="center"/>
          </w:tcPr>
          <w:p w14:paraId="432D264D" w14:textId="77777777" w:rsidR="008E197B" w:rsidRDefault="008E197B">
            <w:pPr>
              <w:widowControl/>
              <w:spacing w:after="0" w:line="240" w:lineRule="auto"/>
              <w:ind w:firstLine="0"/>
              <w:jc w:val="center"/>
            </w:pPr>
            <w:r>
              <w:rPr>
                <w:rFonts w:eastAsia="Times New Roman" w:cs="Times New Roman"/>
                <w:sz w:val="17"/>
                <w:szCs w:val="17"/>
                <w:lang w:val="de-CH" w:eastAsia="de-DE"/>
              </w:rPr>
              <w:t>−0.078</w:t>
            </w:r>
          </w:p>
        </w:tc>
        <w:tc>
          <w:tcPr>
            <w:tcW w:w="692" w:type="dxa"/>
            <w:vAlign w:val="center"/>
          </w:tcPr>
          <w:p w14:paraId="36232111" w14:textId="77777777" w:rsidR="008E197B" w:rsidRDefault="008E197B">
            <w:pPr>
              <w:widowControl/>
              <w:spacing w:after="0" w:line="240" w:lineRule="auto"/>
              <w:ind w:firstLine="0"/>
              <w:jc w:val="center"/>
            </w:pPr>
            <w:r>
              <w:rPr>
                <w:rFonts w:eastAsia="Times New Roman" w:cs="Times New Roman"/>
                <w:sz w:val="17"/>
                <w:szCs w:val="17"/>
                <w:lang w:val="de-CH" w:eastAsia="de-DE"/>
              </w:rPr>
              <w:t>−0.14, −0.03</w:t>
            </w:r>
          </w:p>
        </w:tc>
        <w:tc>
          <w:tcPr>
            <w:tcW w:w="961" w:type="dxa"/>
            <w:vAlign w:val="center"/>
          </w:tcPr>
          <w:p w14:paraId="7CB8572C" w14:textId="77777777" w:rsidR="008E197B" w:rsidRDefault="008E197B">
            <w:pPr>
              <w:widowControl/>
              <w:spacing w:after="0" w:line="240" w:lineRule="auto"/>
              <w:ind w:firstLine="0"/>
              <w:jc w:val="center"/>
            </w:pPr>
            <w:r>
              <w:rPr>
                <w:rFonts w:eastAsia="Times New Roman" w:cs="Times New Roman"/>
                <w:sz w:val="17"/>
                <w:szCs w:val="17"/>
                <w:lang w:val="de-CH" w:eastAsia="de-DE"/>
              </w:rPr>
              <w:t>100.0</w:t>
            </w:r>
          </w:p>
        </w:tc>
        <w:tc>
          <w:tcPr>
            <w:tcW w:w="961" w:type="dxa"/>
            <w:vAlign w:val="center"/>
          </w:tcPr>
          <w:p w14:paraId="46F5368F" w14:textId="77777777" w:rsidR="008E197B" w:rsidRDefault="008E197B">
            <w:pPr>
              <w:widowControl/>
              <w:spacing w:after="0" w:line="240" w:lineRule="auto"/>
              <w:ind w:firstLine="0"/>
              <w:jc w:val="center"/>
            </w:pPr>
            <w:r>
              <w:rPr>
                <w:rFonts w:eastAsia="Times New Roman" w:cs="Times New Roman"/>
                <w:sz w:val="17"/>
                <w:szCs w:val="17"/>
                <w:lang w:val="de-CH" w:eastAsia="de-DE"/>
              </w:rPr>
              <w:t>7.2</w:t>
            </w:r>
          </w:p>
        </w:tc>
        <w:tc>
          <w:tcPr>
            <w:tcW w:w="961" w:type="dxa"/>
            <w:vAlign w:val="center"/>
          </w:tcPr>
          <w:p w14:paraId="483AE44A" w14:textId="77777777" w:rsidR="008E197B" w:rsidRDefault="008E197B">
            <w:pPr>
              <w:widowControl/>
              <w:spacing w:after="0" w:line="240" w:lineRule="auto"/>
              <w:ind w:firstLine="0"/>
              <w:jc w:val="center"/>
            </w:pPr>
            <w:r>
              <w:rPr>
                <w:rFonts w:eastAsia="Times New Roman" w:cs="Times New Roman"/>
                <w:sz w:val="17"/>
                <w:szCs w:val="17"/>
                <w:lang w:val="de-CH" w:eastAsia="de-DE"/>
              </w:rPr>
              <w:t>32.6</w:t>
            </w:r>
          </w:p>
        </w:tc>
        <w:tc>
          <w:tcPr>
            <w:tcW w:w="961" w:type="dxa"/>
            <w:vAlign w:val="center"/>
          </w:tcPr>
          <w:p w14:paraId="1654CAA5" w14:textId="77777777" w:rsidR="008E197B" w:rsidRDefault="008E197B">
            <w:pPr>
              <w:widowControl/>
              <w:spacing w:after="0" w:line="240" w:lineRule="auto"/>
              <w:ind w:firstLine="0"/>
              <w:jc w:val="center"/>
            </w:pPr>
            <w:r>
              <w:rPr>
                <w:rFonts w:eastAsia="Times New Roman" w:cs="Times New Roman"/>
                <w:sz w:val="17"/>
                <w:szCs w:val="17"/>
                <w:lang w:val="de-CH" w:eastAsia="de-DE"/>
              </w:rPr>
              <w:t>60.2</w:t>
            </w:r>
          </w:p>
        </w:tc>
      </w:tr>
      <w:tr w:rsidR="00EE5E60" w14:paraId="25418790" w14:textId="77777777">
        <w:tc>
          <w:tcPr>
            <w:tcW w:w="2263" w:type="dxa"/>
            <w:tcBorders>
              <w:bottom w:val="single" w:sz="4" w:space="0" w:color="auto"/>
            </w:tcBorders>
            <w:vAlign w:val="center"/>
          </w:tcPr>
          <w:p w14:paraId="4DF1CEE2" w14:textId="77777777" w:rsidR="008E197B" w:rsidRDefault="008E197B">
            <w:pPr>
              <w:widowControl/>
              <w:spacing w:after="0" w:line="240" w:lineRule="auto"/>
              <w:ind w:firstLine="0"/>
            </w:pPr>
            <w:r>
              <w:rPr>
                <w:rFonts w:eastAsia="Times New Roman" w:cs="Times New Roman"/>
                <w:sz w:val="17"/>
                <w:szCs w:val="17"/>
                <w:lang w:val="de-CH" w:eastAsia="de-DE"/>
              </w:rPr>
              <w:t>Modularity squared (additive model)</w:t>
            </w:r>
          </w:p>
        </w:tc>
        <w:tc>
          <w:tcPr>
            <w:tcW w:w="709" w:type="dxa"/>
            <w:tcBorders>
              <w:bottom w:val="single" w:sz="4" w:space="0" w:color="auto"/>
            </w:tcBorders>
            <w:vAlign w:val="center"/>
          </w:tcPr>
          <w:p w14:paraId="509A95E2" w14:textId="77777777" w:rsidR="008E197B" w:rsidRDefault="008E197B">
            <w:pPr>
              <w:widowControl/>
              <w:spacing w:after="0" w:line="240" w:lineRule="auto"/>
              <w:ind w:firstLine="0"/>
              <w:jc w:val="center"/>
            </w:pPr>
            <w:r>
              <w:rPr>
                <w:rFonts w:eastAsia="Times New Roman" w:cs="Times New Roman"/>
                <w:sz w:val="17"/>
                <w:szCs w:val="17"/>
                <w:lang w:val="de-CH" w:eastAsia="de-DE"/>
              </w:rPr>
              <w:t>−0.217</w:t>
            </w:r>
          </w:p>
        </w:tc>
        <w:tc>
          <w:tcPr>
            <w:tcW w:w="709" w:type="dxa"/>
            <w:tcBorders>
              <w:bottom w:val="single" w:sz="4" w:space="0" w:color="auto"/>
            </w:tcBorders>
            <w:vAlign w:val="center"/>
          </w:tcPr>
          <w:p w14:paraId="5574DA83" w14:textId="77777777" w:rsidR="008E197B" w:rsidRDefault="008E197B">
            <w:pPr>
              <w:widowControl/>
              <w:spacing w:after="0" w:line="240" w:lineRule="auto"/>
              <w:ind w:firstLine="0"/>
              <w:jc w:val="center"/>
            </w:pPr>
            <w:r>
              <w:rPr>
                <w:rFonts w:eastAsia="Times New Roman" w:cs="Times New Roman"/>
                <w:sz w:val="17"/>
                <w:szCs w:val="17"/>
                <w:lang w:val="de-CH" w:eastAsia="de-DE"/>
              </w:rPr>
              <w:t>0.029</w:t>
            </w:r>
          </w:p>
        </w:tc>
        <w:tc>
          <w:tcPr>
            <w:tcW w:w="709" w:type="dxa"/>
            <w:tcBorders>
              <w:bottom w:val="single" w:sz="4" w:space="0" w:color="auto"/>
            </w:tcBorders>
            <w:vAlign w:val="center"/>
          </w:tcPr>
          <w:p w14:paraId="7EEFC481" w14:textId="77777777" w:rsidR="008E197B" w:rsidRDefault="008E197B">
            <w:pPr>
              <w:widowControl/>
              <w:spacing w:after="0" w:line="240" w:lineRule="auto"/>
              <w:ind w:firstLine="0"/>
              <w:jc w:val="center"/>
            </w:pPr>
            <w:r>
              <w:rPr>
                <w:rFonts w:eastAsia="Times New Roman" w:cs="Times New Roman"/>
                <w:sz w:val="17"/>
                <w:szCs w:val="17"/>
                <w:lang w:val="de-CH" w:eastAsia="de-DE"/>
              </w:rPr>
              <w:t>−0.217</w:t>
            </w:r>
          </w:p>
        </w:tc>
        <w:tc>
          <w:tcPr>
            <w:tcW w:w="692" w:type="dxa"/>
            <w:tcBorders>
              <w:bottom w:val="single" w:sz="4" w:space="0" w:color="auto"/>
            </w:tcBorders>
            <w:vAlign w:val="center"/>
          </w:tcPr>
          <w:p w14:paraId="4F527ECD" w14:textId="77777777" w:rsidR="008E197B" w:rsidRDefault="008E197B">
            <w:pPr>
              <w:widowControl/>
              <w:spacing w:after="0" w:line="240" w:lineRule="auto"/>
              <w:ind w:firstLine="0"/>
              <w:jc w:val="center"/>
            </w:pPr>
            <w:r>
              <w:rPr>
                <w:rFonts w:eastAsia="Times New Roman" w:cs="Times New Roman"/>
                <w:sz w:val="17"/>
                <w:szCs w:val="17"/>
                <w:lang w:val="de-CH" w:eastAsia="de-DE"/>
              </w:rPr>
              <w:t>−0.30, −0.13</w:t>
            </w:r>
          </w:p>
        </w:tc>
        <w:tc>
          <w:tcPr>
            <w:tcW w:w="961" w:type="dxa"/>
            <w:tcBorders>
              <w:bottom w:val="single" w:sz="4" w:space="0" w:color="auto"/>
            </w:tcBorders>
            <w:vAlign w:val="center"/>
          </w:tcPr>
          <w:p w14:paraId="2AD75491" w14:textId="77777777" w:rsidR="008E197B" w:rsidRDefault="008E197B">
            <w:pPr>
              <w:widowControl/>
              <w:spacing w:after="0" w:line="240" w:lineRule="auto"/>
              <w:ind w:firstLine="0"/>
              <w:jc w:val="center"/>
            </w:pPr>
            <w:r>
              <w:rPr>
                <w:rFonts w:eastAsia="Times New Roman" w:cs="Times New Roman"/>
                <w:sz w:val="17"/>
                <w:szCs w:val="17"/>
                <w:lang w:val="de-CH" w:eastAsia="de-DE"/>
              </w:rPr>
              <w:t>100.0</w:t>
            </w:r>
          </w:p>
        </w:tc>
        <w:tc>
          <w:tcPr>
            <w:tcW w:w="961" w:type="dxa"/>
            <w:tcBorders>
              <w:bottom w:val="single" w:sz="4" w:space="0" w:color="auto"/>
            </w:tcBorders>
            <w:vAlign w:val="center"/>
          </w:tcPr>
          <w:p w14:paraId="21D40D34" w14:textId="77777777" w:rsidR="008E197B" w:rsidRDefault="008E197B">
            <w:pPr>
              <w:widowControl/>
              <w:spacing w:after="0" w:line="240" w:lineRule="auto"/>
              <w:ind w:firstLine="0"/>
              <w:jc w:val="center"/>
            </w:pPr>
            <w:r>
              <w:rPr>
                <w:rFonts w:eastAsia="Times New Roman" w:cs="Times New Roman"/>
                <w:sz w:val="17"/>
                <w:szCs w:val="17"/>
                <w:lang w:val="de-CH" w:eastAsia="de-DE"/>
              </w:rPr>
              <w:t>75.3</w:t>
            </w:r>
          </w:p>
        </w:tc>
        <w:tc>
          <w:tcPr>
            <w:tcW w:w="961" w:type="dxa"/>
            <w:tcBorders>
              <w:bottom w:val="single" w:sz="4" w:space="0" w:color="auto"/>
            </w:tcBorders>
            <w:vAlign w:val="center"/>
          </w:tcPr>
          <w:p w14:paraId="5F0B4527" w14:textId="77777777" w:rsidR="008E197B" w:rsidRDefault="008E197B">
            <w:pPr>
              <w:widowControl/>
              <w:spacing w:after="0" w:line="240" w:lineRule="auto"/>
              <w:ind w:firstLine="0"/>
              <w:jc w:val="center"/>
            </w:pPr>
            <w:r>
              <w:rPr>
                <w:rFonts w:eastAsia="Times New Roman" w:cs="Times New Roman"/>
                <w:sz w:val="17"/>
                <w:szCs w:val="17"/>
                <w:lang w:val="de-CH" w:eastAsia="de-DE"/>
              </w:rPr>
              <w:t>98.1</w:t>
            </w:r>
          </w:p>
        </w:tc>
        <w:tc>
          <w:tcPr>
            <w:tcW w:w="961" w:type="dxa"/>
            <w:tcBorders>
              <w:bottom w:val="single" w:sz="4" w:space="0" w:color="auto"/>
            </w:tcBorders>
            <w:vAlign w:val="center"/>
          </w:tcPr>
          <w:p w14:paraId="4E68CB06" w14:textId="77777777" w:rsidR="008E197B" w:rsidRDefault="008E197B">
            <w:pPr>
              <w:widowControl/>
              <w:spacing w:after="0" w:line="240" w:lineRule="auto"/>
              <w:ind w:firstLine="0"/>
              <w:jc w:val="center"/>
            </w:pPr>
            <w:r>
              <w:rPr>
                <w:rFonts w:eastAsia="Times New Roman" w:cs="Times New Roman"/>
                <w:sz w:val="17"/>
                <w:szCs w:val="17"/>
                <w:lang w:val="de-CH" w:eastAsia="de-DE"/>
              </w:rPr>
              <w:t>99.9</w:t>
            </w:r>
          </w:p>
        </w:tc>
      </w:tr>
    </w:tbl>
    <w:p w14:paraId="553DD221" w14:textId="77777777" w:rsidR="008E197B" w:rsidRPr="008E197B" w:rsidRDefault="008E197B" w:rsidP="008E197B">
      <w:pPr>
        <w:widowControl/>
        <w:spacing w:before="120" w:after="0" w:line="240" w:lineRule="auto"/>
        <w:ind w:firstLine="0"/>
        <w:rPr>
          <w:rFonts w:eastAsia="Times New Roman" w:cs="Times New Roman"/>
          <w:szCs w:val="24"/>
          <w:lang w:eastAsia="de-DE"/>
        </w:rPr>
      </w:pPr>
      <w:r>
        <w:rPr>
          <w:rFonts w:eastAsia="Times New Roman" w:cs="Times New Roman"/>
          <w:i/>
          <w:iCs/>
          <w:sz w:val="20"/>
          <w:lang w:eastAsia="de-DE"/>
        </w:rPr>
        <w:t xml:space="preserve">Note. </w:t>
      </w:r>
      <w:r>
        <w:rPr>
          <w:rFonts w:eastAsia="Times New Roman" w:cs="Times New Roman"/>
          <w:sz w:val="20"/>
          <w:lang w:eastAsia="de-DE"/>
        </w:rPr>
        <w:t>Each universe estimates one logistic regression; all 27,648 models converged. The interactive model is the specification of Model 7 and the additive model the specification of Model 6 in Table 2. We follow the reporting conventions of Götz, Carnes, Hill, and O'Boyle (2025). "% negative" is the share of universes in which the estimate is in the hypothesized direction; the significance columns report the share of universes in which the estimate is both negative and significant at the stated level. No universe produced a significant estimate in the opposite direction for any of the five quantities. Because the interactive model includes the product terms, the modularity squared coefficient in the upper panel is the curvature at the mean level of breadth within each universe, not an unconditional curvature.</w:t>
      </w:r>
    </w:p>
    <w:p w14:paraId="1DB4D2D1" w14:textId="77777777" w:rsidR="008E197B" w:rsidRPr="008E197B" w:rsidRDefault="008E197B" w:rsidP="008E197B">
      <w:pPr>
        <w:widowControl/>
        <w:spacing w:after="0"/>
        <w:ind w:firstLine="0"/>
        <w:rPr>
          <w:rFonts w:eastAsia="Times New Roman" w:cs="Times New Roman"/>
          <w:szCs w:val="24"/>
          <w:lang w:eastAsia="de-DE"/>
        </w:rPr>
      </w:pPr>
    </w:p>
    <w:p w14:paraId="12570530" w14:textId="77777777" w:rsidR="00305585" w:rsidRDefault="00305585" w:rsidP="00574337">
      <w:pPr>
        <w:ind w:firstLine="0"/>
      </w:pPr>
    </w:p>
    <w:p w14:paraId="68E8ADA0" w14:textId="77777777" w:rsidR="003934A8" w:rsidRDefault="003934A8" w:rsidP="006F76AD">
      <w:pPr>
        <w:ind w:firstLine="720"/>
      </w:pPr>
    </w:p>
    <w:p w14:paraId="327C8D16" w14:textId="77777777" w:rsidR="003934A8" w:rsidRDefault="003934A8" w:rsidP="006F76AD">
      <w:pPr>
        <w:ind w:firstLine="720"/>
      </w:pPr>
    </w:p>
    <w:p w14:paraId="12F7AD4B" w14:textId="77777777" w:rsidR="003934A8" w:rsidRDefault="003934A8" w:rsidP="006F76AD">
      <w:pPr>
        <w:ind w:firstLine="720"/>
      </w:pPr>
    </w:p>
    <w:p w14:paraId="44BC0B5A" w14:textId="77777777" w:rsidR="003934A8" w:rsidRDefault="003934A8" w:rsidP="006F76AD">
      <w:pPr>
        <w:ind w:firstLine="720"/>
      </w:pPr>
    </w:p>
    <w:p w14:paraId="1F9310DC" w14:textId="77777777" w:rsidR="003934A8" w:rsidRDefault="003934A8" w:rsidP="00574337">
      <w:pPr>
        <w:ind w:firstLine="0"/>
      </w:pPr>
    </w:p>
    <w:p w14:paraId="3461A4FC" w14:textId="77777777" w:rsidR="00574337" w:rsidRDefault="00574337" w:rsidP="00574337">
      <w:pPr>
        <w:ind w:firstLine="0"/>
      </w:pPr>
    </w:p>
    <w:p w14:paraId="1C186564" w14:textId="77777777" w:rsidR="00574337" w:rsidRDefault="00574337" w:rsidP="00574337">
      <w:pPr>
        <w:ind w:firstLine="0"/>
      </w:pPr>
    </w:p>
    <w:p w14:paraId="5DFA65BE" w14:textId="77777777" w:rsidR="008E197B" w:rsidRDefault="008E197B">
      <w:r>
        <w:br w:type="page"/>
      </w:r>
    </w:p>
    <w:p w14:paraId="6A1E2055" w14:textId="77777777" w:rsidR="008E197B" w:rsidRDefault="008E197B" w:rsidP="008E197B">
      <w:pPr>
        <w:widowControl/>
        <w:spacing w:after="0" w:line="240" w:lineRule="auto"/>
        <w:ind w:firstLine="0"/>
      </w:pPr>
      <w:r w:rsidRPr="009F3E2E">
        <w:rPr>
          <w:rFonts w:eastAsia="Times New Roman" w:cs="Times New Roman"/>
          <w:lang w:eastAsia="de-DE"/>
        </w:rPr>
        <w:lastRenderedPageBreak/>
        <w:t>TABLE 6</w:t>
      </w:r>
    </w:p>
    <w:p w14:paraId="20CB55D1" w14:textId="77777777" w:rsidR="008E197B" w:rsidRDefault="008E197B" w:rsidP="008E197B">
      <w:pPr>
        <w:widowControl/>
        <w:spacing w:line="240" w:lineRule="auto"/>
        <w:ind w:firstLine="0"/>
      </w:pPr>
      <w:r w:rsidRPr="009F3E2E">
        <w:rPr>
          <w:rFonts w:eastAsia="Times New Roman" w:cs="Times New Roman"/>
          <w:i/>
          <w:iCs/>
          <w:lang w:eastAsia="de-DE"/>
        </w:rPr>
        <w:t>Variability of the Focal Estimates by Decision Node and Option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1750"/>
        <w:gridCol w:w="1180"/>
        <w:gridCol w:w="700"/>
        <w:gridCol w:w="900"/>
        <w:gridCol w:w="700"/>
        <w:gridCol w:w="900"/>
        <w:gridCol w:w="700"/>
        <w:gridCol w:w="960"/>
        <w:gridCol w:w="700"/>
      </w:tblGrid>
      <w:tr w:rsidR="00EE5E60" w14:paraId="466AADDB" w14:textId="77777777" w:rsidTr="009F3E2E">
        <w:tc>
          <w:tcPr>
            <w:tcW w:w="1750" w:type="dxa"/>
            <w:tcBorders>
              <w:top w:val="single" w:sz="4" w:space="0" w:color="auto"/>
              <w:bottom w:val="single" w:sz="4" w:space="0" w:color="auto"/>
            </w:tcBorders>
            <w:vAlign w:val="center"/>
          </w:tcPr>
          <w:p w14:paraId="33A7ECD9" w14:textId="77777777" w:rsidR="008E197B" w:rsidRDefault="008E197B">
            <w:pPr>
              <w:widowControl/>
              <w:spacing w:after="0" w:line="240" w:lineRule="auto"/>
              <w:ind w:firstLine="0"/>
            </w:pPr>
            <w:r>
              <w:rPr>
                <w:rFonts w:eastAsia="Times New Roman" w:cs="Times New Roman"/>
                <w:b/>
                <w:bCs/>
                <w:sz w:val="15"/>
                <w:szCs w:val="15"/>
                <w:lang w:val="de-CH" w:eastAsia="de-DE"/>
              </w:rPr>
              <w:t>Decision node</w:t>
            </w:r>
          </w:p>
        </w:tc>
        <w:tc>
          <w:tcPr>
            <w:tcW w:w="1180" w:type="dxa"/>
            <w:tcBorders>
              <w:top w:val="single" w:sz="4" w:space="0" w:color="auto"/>
              <w:bottom w:val="single" w:sz="4" w:space="0" w:color="auto"/>
            </w:tcBorders>
            <w:vAlign w:val="center"/>
          </w:tcPr>
          <w:p w14:paraId="4C3603F8" w14:textId="77777777" w:rsidR="008E197B" w:rsidRDefault="008E197B">
            <w:pPr>
              <w:widowControl/>
              <w:spacing w:after="0" w:line="240" w:lineRule="auto"/>
              <w:ind w:firstLine="0"/>
              <w:jc w:val="center"/>
            </w:pPr>
            <w:r>
              <w:rPr>
                <w:rFonts w:eastAsia="Times New Roman" w:cs="Times New Roman"/>
                <w:b/>
                <w:bCs/>
                <w:sz w:val="15"/>
                <w:szCs w:val="15"/>
                <w:lang w:val="de-CH" w:eastAsia="de-DE"/>
              </w:rPr>
              <w:t>Option</w:t>
            </w:r>
          </w:p>
        </w:tc>
        <w:tc>
          <w:tcPr>
            <w:tcW w:w="700" w:type="dxa"/>
            <w:tcBorders>
              <w:top w:val="single" w:sz="4" w:space="0" w:color="auto"/>
              <w:bottom w:val="single" w:sz="4" w:space="0" w:color="auto"/>
            </w:tcBorders>
            <w:vAlign w:val="center"/>
          </w:tcPr>
          <w:p w14:paraId="4F431157" w14:textId="53FE85D6" w:rsidR="008E197B" w:rsidRDefault="009F3E2E">
            <w:pPr>
              <w:widowControl/>
              <w:spacing w:after="0" w:line="240" w:lineRule="auto"/>
              <w:ind w:firstLine="0"/>
              <w:jc w:val="center"/>
            </w:pPr>
            <w:r>
              <w:rPr>
                <w:rFonts w:eastAsia="Times New Roman" w:cs="Times New Roman"/>
                <w:b/>
                <w:bCs/>
                <w:sz w:val="15"/>
                <w:szCs w:val="15"/>
                <w:lang w:val="de-CH" w:eastAsia="de-DE"/>
              </w:rPr>
              <w:t>Median</w:t>
            </w:r>
          </w:p>
        </w:tc>
        <w:tc>
          <w:tcPr>
            <w:tcW w:w="900" w:type="dxa"/>
            <w:tcBorders>
              <w:top w:val="single" w:sz="4" w:space="0" w:color="auto"/>
              <w:bottom w:val="single" w:sz="4" w:space="0" w:color="auto"/>
            </w:tcBorders>
            <w:vAlign w:val="center"/>
          </w:tcPr>
          <w:p w14:paraId="5AFD250C" w14:textId="77777777" w:rsidR="008E197B" w:rsidRDefault="008E197B">
            <w:pPr>
              <w:widowControl/>
              <w:spacing w:after="0" w:line="240" w:lineRule="auto"/>
              <w:ind w:firstLine="0"/>
              <w:jc w:val="center"/>
            </w:pPr>
            <w:r>
              <w:rPr>
                <w:rFonts w:eastAsia="Times New Roman" w:cs="Times New Roman"/>
                <w:b/>
                <w:bCs/>
                <w:sz w:val="15"/>
                <w:szCs w:val="15"/>
                <w:lang w:val="de-CH" w:eastAsia="de-DE"/>
              </w:rPr>
              <w:t>Mdn b (breadth²)</w:t>
            </w:r>
          </w:p>
        </w:tc>
        <w:tc>
          <w:tcPr>
            <w:tcW w:w="700" w:type="dxa"/>
            <w:tcBorders>
              <w:top w:val="single" w:sz="4" w:space="0" w:color="auto"/>
              <w:bottom w:val="single" w:sz="4" w:space="0" w:color="auto"/>
            </w:tcBorders>
            <w:vAlign w:val="center"/>
          </w:tcPr>
          <w:p w14:paraId="3C833386" w14:textId="77777777" w:rsidR="008E197B" w:rsidRDefault="008E197B">
            <w:pPr>
              <w:widowControl/>
              <w:spacing w:after="0" w:line="240" w:lineRule="auto"/>
              <w:ind w:firstLine="0"/>
              <w:jc w:val="center"/>
            </w:pPr>
            <w:r>
              <w:rPr>
                <w:rFonts w:eastAsia="Times New Roman" w:cs="Times New Roman"/>
                <w:b/>
                <w:bCs/>
                <w:sz w:val="15"/>
                <w:szCs w:val="15"/>
                <w:lang w:val="de-CH" w:eastAsia="de-DE"/>
              </w:rPr>
              <w:t>% sig</w:t>
            </w:r>
          </w:p>
        </w:tc>
        <w:tc>
          <w:tcPr>
            <w:tcW w:w="900" w:type="dxa"/>
            <w:tcBorders>
              <w:top w:val="single" w:sz="4" w:space="0" w:color="auto"/>
              <w:bottom w:val="single" w:sz="4" w:space="0" w:color="auto"/>
            </w:tcBorders>
            <w:vAlign w:val="center"/>
          </w:tcPr>
          <w:p w14:paraId="105C6051" w14:textId="77777777" w:rsidR="008E197B" w:rsidRDefault="008E197B">
            <w:pPr>
              <w:widowControl/>
              <w:spacing w:after="0" w:line="240" w:lineRule="auto"/>
              <w:ind w:firstLine="0"/>
              <w:jc w:val="center"/>
            </w:pPr>
            <w:r>
              <w:rPr>
                <w:rFonts w:eastAsia="Times New Roman" w:cs="Times New Roman"/>
                <w:b/>
                <w:bCs/>
                <w:sz w:val="15"/>
                <w:szCs w:val="15"/>
                <w:lang w:val="de-CH" w:eastAsia="de-DE"/>
              </w:rPr>
              <w:t>Mdn b (modularity²)</w:t>
            </w:r>
          </w:p>
        </w:tc>
        <w:tc>
          <w:tcPr>
            <w:tcW w:w="700" w:type="dxa"/>
            <w:tcBorders>
              <w:top w:val="single" w:sz="4" w:space="0" w:color="auto"/>
              <w:bottom w:val="single" w:sz="4" w:space="0" w:color="auto"/>
            </w:tcBorders>
            <w:vAlign w:val="center"/>
          </w:tcPr>
          <w:p w14:paraId="42E7C596" w14:textId="77777777" w:rsidR="008E197B" w:rsidRDefault="008E197B">
            <w:pPr>
              <w:widowControl/>
              <w:spacing w:after="0" w:line="240" w:lineRule="auto"/>
              <w:ind w:firstLine="0"/>
              <w:jc w:val="center"/>
            </w:pPr>
            <w:r>
              <w:rPr>
                <w:rFonts w:eastAsia="Times New Roman" w:cs="Times New Roman"/>
                <w:b/>
                <w:bCs/>
                <w:sz w:val="15"/>
                <w:szCs w:val="15"/>
                <w:lang w:val="de-CH" w:eastAsia="de-DE"/>
              </w:rPr>
              <w:t>% sig</w:t>
            </w:r>
          </w:p>
        </w:tc>
        <w:tc>
          <w:tcPr>
            <w:tcW w:w="960" w:type="dxa"/>
            <w:tcBorders>
              <w:top w:val="single" w:sz="4" w:space="0" w:color="auto"/>
              <w:bottom w:val="single" w:sz="4" w:space="0" w:color="auto"/>
            </w:tcBorders>
            <w:vAlign w:val="center"/>
          </w:tcPr>
          <w:p w14:paraId="5093F43E" w14:textId="77777777" w:rsidR="008E197B" w:rsidRDefault="008E197B">
            <w:pPr>
              <w:widowControl/>
              <w:spacing w:after="0" w:line="240" w:lineRule="auto"/>
              <w:ind w:firstLine="0"/>
              <w:jc w:val="center"/>
            </w:pPr>
            <w:r>
              <w:rPr>
                <w:rFonts w:eastAsia="Times New Roman" w:cs="Times New Roman"/>
                <w:b/>
                <w:bCs/>
                <w:sz w:val="15"/>
                <w:szCs w:val="15"/>
                <w:lang w:val="de-CH" w:eastAsia="de-DE"/>
              </w:rPr>
              <w:t>Mdn b (mod.² × breadth)</w:t>
            </w:r>
          </w:p>
        </w:tc>
        <w:tc>
          <w:tcPr>
            <w:tcW w:w="700" w:type="dxa"/>
            <w:tcBorders>
              <w:top w:val="single" w:sz="4" w:space="0" w:color="auto"/>
              <w:bottom w:val="single" w:sz="4" w:space="0" w:color="auto"/>
            </w:tcBorders>
            <w:vAlign w:val="center"/>
          </w:tcPr>
          <w:p w14:paraId="570DC5D0" w14:textId="77777777" w:rsidR="008E197B" w:rsidRDefault="008E197B">
            <w:pPr>
              <w:widowControl/>
              <w:spacing w:after="0" w:line="240" w:lineRule="auto"/>
              <w:ind w:firstLine="0"/>
              <w:jc w:val="center"/>
            </w:pPr>
            <w:r>
              <w:rPr>
                <w:rFonts w:eastAsia="Times New Roman" w:cs="Times New Roman"/>
                <w:b/>
                <w:bCs/>
                <w:sz w:val="15"/>
                <w:szCs w:val="15"/>
                <w:lang w:val="de-CH" w:eastAsia="de-DE"/>
              </w:rPr>
              <w:t>% sig</w:t>
            </w:r>
          </w:p>
        </w:tc>
      </w:tr>
      <w:tr w:rsidR="00EE5E60" w14:paraId="470E9301" w14:textId="77777777" w:rsidTr="009F3E2E">
        <w:tc>
          <w:tcPr>
            <w:tcW w:w="1750" w:type="dxa"/>
            <w:vAlign w:val="center"/>
          </w:tcPr>
          <w:p w14:paraId="059C769D" w14:textId="77777777" w:rsidR="008E197B" w:rsidRDefault="008E197B">
            <w:pPr>
              <w:widowControl/>
              <w:spacing w:after="0" w:line="240" w:lineRule="auto"/>
              <w:ind w:firstLine="0"/>
            </w:pPr>
            <w:r>
              <w:rPr>
                <w:rFonts w:eastAsia="Times New Roman" w:cs="Times New Roman"/>
                <w:sz w:val="15"/>
                <w:szCs w:val="15"/>
                <w:lang w:val="de-CH" w:eastAsia="de-DE"/>
              </w:rPr>
              <w:t>Sampling frame</w:t>
            </w:r>
          </w:p>
        </w:tc>
        <w:tc>
          <w:tcPr>
            <w:tcW w:w="1180" w:type="dxa"/>
            <w:vAlign w:val="center"/>
          </w:tcPr>
          <w:p w14:paraId="5E7F2685" w14:textId="77777777" w:rsidR="008E197B" w:rsidRDefault="008E197B">
            <w:pPr>
              <w:widowControl/>
              <w:spacing w:after="0" w:line="240" w:lineRule="auto"/>
              <w:ind w:firstLine="0"/>
            </w:pPr>
            <w:r>
              <w:rPr>
                <w:rFonts w:eastAsia="Times New Roman" w:cs="Times New Roman"/>
                <w:sz w:val="15"/>
                <w:szCs w:val="15"/>
                <w:lang w:val="de-CH" w:eastAsia="de-DE"/>
              </w:rPr>
              <w:t>2009–2023</w:t>
            </w:r>
          </w:p>
        </w:tc>
        <w:tc>
          <w:tcPr>
            <w:tcW w:w="700" w:type="dxa"/>
            <w:vAlign w:val="center"/>
          </w:tcPr>
          <w:p w14:paraId="4EF5B314" w14:textId="77777777" w:rsidR="008E197B" w:rsidRDefault="008E197B">
            <w:pPr>
              <w:widowControl/>
              <w:spacing w:after="0" w:line="240" w:lineRule="auto"/>
              <w:ind w:firstLine="0"/>
              <w:jc w:val="center"/>
            </w:pPr>
            <w:r>
              <w:rPr>
                <w:rFonts w:eastAsia="Times New Roman" w:cs="Times New Roman"/>
                <w:sz w:val="15"/>
                <w:szCs w:val="15"/>
                <w:lang w:val="de-CH" w:eastAsia="de-DE"/>
              </w:rPr>
              <w:t>250</w:t>
            </w:r>
          </w:p>
        </w:tc>
        <w:tc>
          <w:tcPr>
            <w:tcW w:w="900" w:type="dxa"/>
            <w:vAlign w:val="center"/>
          </w:tcPr>
          <w:p w14:paraId="42E3DC49" w14:textId="77777777" w:rsidR="008E197B" w:rsidRDefault="008E197B">
            <w:pPr>
              <w:widowControl/>
              <w:spacing w:after="0" w:line="240" w:lineRule="auto"/>
              <w:ind w:firstLine="0"/>
              <w:jc w:val="center"/>
            </w:pPr>
            <w:r>
              <w:rPr>
                <w:rFonts w:eastAsia="Times New Roman" w:cs="Times New Roman"/>
                <w:sz w:val="15"/>
                <w:szCs w:val="15"/>
                <w:lang w:val="de-CH" w:eastAsia="de-DE"/>
              </w:rPr>
              <w:t>−0.102</w:t>
            </w:r>
          </w:p>
        </w:tc>
        <w:tc>
          <w:tcPr>
            <w:tcW w:w="700" w:type="dxa"/>
            <w:vAlign w:val="center"/>
          </w:tcPr>
          <w:p w14:paraId="3A86A414" w14:textId="77777777" w:rsidR="008E197B" w:rsidRDefault="008E197B">
            <w:pPr>
              <w:widowControl/>
              <w:spacing w:after="0" w:line="240" w:lineRule="auto"/>
              <w:ind w:firstLine="0"/>
              <w:jc w:val="center"/>
            </w:pPr>
            <w:r>
              <w:rPr>
                <w:rFonts w:eastAsia="Times New Roman" w:cs="Times New Roman"/>
                <w:sz w:val="15"/>
                <w:szCs w:val="15"/>
                <w:lang w:val="de-CH" w:eastAsia="de-DE"/>
              </w:rPr>
              <w:t>67.6</w:t>
            </w:r>
          </w:p>
        </w:tc>
        <w:tc>
          <w:tcPr>
            <w:tcW w:w="900" w:type="dxa"/>
            <w:vAlign w:val="center"/>
          </w:tcPr>
          <w:p w14:paraId="5A5158A6" w14:textId="77777777" w:rsidR="008E197B" w:rsidRDefault="008E197B">
            <w:pPr>
              <w:widowControl/>
              <w:spacing w:after="0" w:line="240" w:lineRule="auto"/>
              <w:ind w:firstLine="0"/>
              <w:jc w:val="center"/>
            </w:pPr>
            <w:r>
              <w:rPr>
                <w:rFonts w:eastAsia="Times New Roman" w:cs="Times New Roman"/>
                <w:sz w:val="15"/>
                <w:szCs w:val="15"/>
                <w:lang w:val="de-CH" w:eastAsia="de-DE"/>
              </w:rPr>
              <w:t>−0.209</w:t>
            </w:r>
          </w:p>
        </w:tc>
        <w:tc>
          <w:tcPr>
            <w:tcW w:w="700" w:type="dxa"/>
            <w:vAlign w:val="center"/>
          </w:tcPr>
          <w:p w14:paraId="7DC2B9C8" w14:textId="77777777" w:rsidR="008E197B" w:rsidRDefault="008E197B">
            <w:pPr>
              <w:widowControl/>
              <w:spacing w:after="0" w:line="240" w:lineRule="auto"/>
              <w:ind w:firstLine="0"/>
              <w:jc w:val="center"/>
            </w:pPr>
            <w:r>
              <w:rPr>
                <w:rFonts w:eastAsia="Times New Roman" w:cs="Times New Roman"/>
                <w:sz w:val="15"/>
                <w:szCs w:val="15"/>
                <w:lang w:val="de-CH" w:eastAsia="de-DE"/>
              </w:rPr>
              <w:t>39.6</w:t>
            </w:r>
          </w:p>
        </w:tc>
        <w:tc>
          <w:tcPr>
            <w:tcW w:w="960" w:type="dxa"/>
            <w:vAlign w:val="center"/>
          </w:tcPr>
          <w:p w14:paraId="325E39EC" w14:textId="77777777" w:rsidR="008E197B" w:rsidRDefault="008E197B">
            <w:pPr>
              <w:widowControl/>
              <w:spacing w:after="0" w:line="240" w:lineRule="auto"/>
              <w:ind w:firstLine="0"/>
              <w:jc w:val="center"/>
            </w:pPr>
            <w:r>
              <w:rPr>
                <w:rFonts w:eastAsia="Times New Roman" w:cs="Times New Roman"/>
                <w:sz w:val="15"/>
                <w:szCs w:val="15"/>
                <w:lang w:val="de-CH" w:eastAsia="de-DE"/>
              </w:rPr>
              <w:t>−0.188</w:t>
            </w:r>
          </w:p>
        </w:tc>
        <w:tc>
          <w:tcPr>
            <w:tcW w:w="700" w:type="dxa"/>
            <w:vAlign w:val="center"/>
          </w:tcPr>
          <w:p w14:paraId="63E0EDC5" w14:textId="77777777" w:rsidR="008E197B" w:rsidRDefault="008E197B">
            <w:pPr>
              <w:widowControl/>
              <w:spacing w:after="0" w:line="240" w:lineRule="auto"/>
              <w:ind w:firstLine="0"/>
              <w:jc w:val="center"/>
            </w:pPr>
            <w:r>
              <w:rPr>
                <w:rFonts w:eastAsia="Times New Roman" w:cs="Times New Roman"/>
                <w:sz w:val="15"/>
                <w:szCs w:val="15"/>
                <w:lang w:val="de-CH" w:eastAsia="de-DE"/>
              </w:rPr>
              <w:t>58.6</w:t>
            </w:r>
          </w:p>
        </w:tc>
      </w:tr>
      <w:tr w:rsidR="00EE5E60" w14:paraId="5E183C90" w14:textId="77777777" w:rsidTr="009F3E2E">
        <w:tc>
          <w:tcPr>
            <w:tcW w:w="1750" w:type="dxa"/>
            <w:vAlign w:val="center"/>
          </w:tcPr>
          <w:p w14:paraId="152A718C" w14:textId="77777777" w:rsidR="008E197B" w:rsidRDefault="008E197B">
            <w:pPr>
              <w:widowControl/>
              <w:spacing w:after="0" w:line="240" w:lineRule="auto"/>
              <w:ind w:firstLine="0"/>
            </w:pPr>
          </w:p>
        </w:tc>
        <w:tc>
          <w:tcPr>
            <w:tcW w:w="1180" w:type="dxa"/>
            <w:vAlign w:val="center"/>
          </w:tcPr>
          <w:p w14:paraId="1852B5B8" w14:textId="77777777" w:rsidR="008E197B" w:rsidRDefault="008E197B">
            <w:pPr>
              <w:widowControl/>
              <w:spacing w:after="0" w:line="240" w:lineRule="auto"/>
              <w:ind w:firstLine="0"/>
            </w:pPr>
            <w:r>
              <w:rPr>
                <w:rFonts w:eastAsia="Times New Roman" w:cs="Times New Roman"/>
                <w:sz w:val="15"/>
                <w:szCs w:val="15"/>
                <w:lang w:val="de-CH" w:eastAsia="de-DE"/>
              </w:rPr>
              <w:t>2009–2020</w:t>
            </w:r>
          </w:p>
        </w:tc>
        <w:tc>
          <w:tcPr>
            <w:tcW w:w="700" w:type="dxa"/>
            <w:vAlign w:val="center"/>
          </w:tcPr>
          <w:p w14:paraId="38120D9D" w14:textId="77777777" w:rsidR="008E197B" w:rsidRDefault="008E197B">
            <w:pPr>
              <w:widowControl/>
              <w:spacing w:after="0" w:line="240" w:lineRule="auto"/>
              <w:ind w:firstLine="0"/>
              <w:jc w:val="center"/>
            </w:pPr>
            <w:r>
              <w:rPr>
                <w:rFonts w:eastAsia="Times New Roman" w:cs="Times New Roman"/>
                <w:sz w:val="15"/>
                <w:szCs w:val="15"/>
                <w:lang w:val="de-CH" w:eastAsia="de-DE"/>
              </w:rPr>
              <w:t>229</w:t>
            </w:r>
          </w:p>
        </w:tc>
        <w:tc>
          <w:tcPr>
            <w:tcW w:w="900" w:type="dxa"/>
            <w:vAlign w:val="center"/>
          </w:tcPr>
          <w:p w14:paraId="27A11B99" w14:textId="77777777" w:rsidR="008E197B" w:rsidRDefault="008E197B">
            <w:pPr>
              <w:widowControl/>
              <w:spacing w:after="0" w:line="240" w:lineRule="auto"/>
              <w:ind w:firstLine="0"/>
              <w:jc w:val="center"/>
            </w:pPr>
            <w:r>
              <w:rPr>
                <w:rFonts w:eastAsia="Times New Roman" w:cs="Times New Roman"/>
                <w:sz w:val="15"/>
                <w:szCs w:val="15"/>
                <w:lang w:val="de-CH" w:eastAsia="de-DE"/>
              </w:rPr>
              <w:t>−0.107</w:t>
            </w:r>
          </w:p>
        </w:tc>
        <w:tc>
          <w:tcPr>
            <w:tcW w:w="700" w:type="dxa"/>
            <w:vAlign w:val="center"/>
          </w:tcPr>
          <w:p w14:paraId="6AAC9512" w14:textId="77777777" w:rsidR="008E197B" w:rsidRDefault="008E197B">
            <w:pPr>
              <w:widowControl/>
              <w:spacing w:after="0" w:line="240" w:lineRule="auto"/>
              <w:ind w:firstLine="0"/>
              <w:jc w:val="center"/>
            </w:pPr>
            <w:r>
              <w:rPr>
                <w:rFonts w:eastAsia="Times New Roman" w:cs="Times New Roman"/>
                <w:sz w:val="15"/>
                <w:szCs w:val="15"/>
                <w:lang w:val="de-CH" w:eastAsia="de-DE"/>
              </w:rPr>
              <w:t>71.5</w:t>
            </w:r>
          </w:p>
        </w:tc>
        <w:tc>
          <w:tcPr>
            <w:tcW w:w="900" w:type="dxa"/>
            <w:vAlign w:val="center"/>
          </w:tcPr>
          <w:p w14:paraId="79DFC13B" w14:textId="77777777" w:rsidR="008E197B" w:rsidRDefault="008E197B">
            <w:pPr>
              <w:widowControl/>
              <w:spacing w:after="0" w:line="240" w:lineRule="auto"/>
              <w:ind w:firstLine="0"/>
              <w:jc w:val="center"/>
            </w:pPr>
            <w:r>
              <w:rPr>
                <w:rFonts w:eastAsia="Times New Roman" w:cs="Times New Roman"/>
                <w:sz w:val="15"/>
                <w:szCs w:val="15"/>
                <w:lang w:val="de-CH" w:eastAsia="de-DE"/>
              </w:rPr>
              <w:t>−0.199</w:t>
            </w:r>
          </w:p>
        </w:tc>
        <w:tc>
          <w:tcPr>
            <w:tcW w:w="700" w:type="dxa"/>
            <w:vAlign w:val="center"/>
          </w:tcPr>
          <w:p w14:paraId="1804F1A4" w14:textId="77777777" w:rsidR="008E197B" w:rsidRDefault="008E197B">
            <w:pPr>
              <w:widowControl/>
              <w:spacing w:after="0" w:line="240" w:lineRule="auto"/>
              <w:ind w:firstLine="0"/>
              <w:jc w:val="center"/>
            </w:pPr>
            <w:r>
              <w:rPr>
                <w:rFonts w:eastAsia="Times New Roman" w:cs="Times New Roman"/>
                <w:sz w:val="15"/>
                <w:szCs w:val="15"/>
                <w:lang w:val="de-CH" w:eastAsia="de-DE"/>
              </w:rPr>
              <w:t>21.7</w:t>
            </w:r>
          </w:p>
        </w:tc>
        <w:tc>
          <w:tcPr>
            <w:tcW w:w="960" w:type="dxa"/>
            <w:vAlign w:val="center"/>
          </w:tcPr>
          <w:p w14:paraId="10B6E823" w14:textId="77777777" w:rsidR="008E197B" w:rsidRDefault="008E197B">
            <w:pPr>
              <w:widowControl/>
              <w:spacing w:after="0" w:line="240" w:lineRule="auto"/>
              <w:ind w:firstLine="0"/>
              <w:jc w:val="center"/>
            </w:pPr>
            <w:r>
              <w:rPr>
                <w:rFonts w:eastAsia="Times New Roman" w:cs="Times New Roman"/>
                <w:sz w:val="15"/>
                <w:szCs w:val="15"/>
                <w:lang w:val="de-CH" w:eastAsia="de-DE"/>
              </w:rPr>
              <w:t>−0.193</w:t>
            </w:r>
          </w:p>
        </w:tc>
        <w:tc>
          <w:tcPr>
            <w:tcW w:w="700" w:type="dxa"/>
            <w:vAlign w:val="center"/>
          </w:tcPr>
          <w:p w14:paraId="53F44C19" w14:textId="77777777" w:rsidR="008E197B" w:rsidRDefault="008E197B">
            <w:pPr>
              <w:widowControl/>
              <w:spacing w:after="0" w:line="240" w:lineRule="auto"/>
              <w:ind w:firstLine="0"/>
              <w:jc w:val="center"/>
            </w:pPr>
            <w:r>
              <w:rPr>
                <w:rFonts w:eastAsia="Times New Roman" w:cs="Times New Roman"/>
                <w:sz w:val="15"/>
                <w:szCs w:val="15"/>
                <w:lang w:val="de-CH" w:eastAsia="de-DE"/>
              </w:rPr>
              <w:t>59.7</w:t>
            </w:r>
          </w:p>
        </w:tc>
      </w:tr>
      <w:tr w:rsidR="00EE5E60" w14:paraId="30AECA77" w14:textId="77777777" w:rsidTr="009F3E2E">
        <w:tc>
          <w:tcPr>
            <w:tcW w:w="1750" w:type="dxa"/>
            <w:vAlign w:val="center"/>
          </w:tcPr>
          <w:p w14:paraId="62D84637" w14:textId="77777777" w:rsidR="008E197B" w:rsidRDefault="008E197B">
            <w:pPr>
              <w:widowControl/>
              <w:spacing w:after="0" w:line="240" w:lineRule="auto"/>
              <w:ind w:firstLine="0"/>
            </w:pPr>
          </w:p>
        </w:tc>
        <w:tc>
          <w:tcPr>
            <w:tcW w:w="1180" w:type="dxa"/>
            <w:vAlign w:val="center"/>
          </w:tcPr>
          <w:p w14:paraId="1E0A8705" w14:textId="77777777" w:rsidR="008E197B" w:rsidRDefault="008E197B">
            <w:pPr>
              <w:widowControl/>
              <w:spacing w:after="0" w:line="240" w:lineRule="auto"/>
              <w:ind w:firstLine="0"/>
            </w:pPr>
            <w:r>
              <w:rPr>
                <w:rFonts w:eastAsia="Times New Roman" w:cs="Times New Roman"/>
                <w:sz w:val="15"/>
                <w:szCs w:val="15"/>
                <w:lang w:val="de-CH" w:eastAsia="de-DE"/>
              </w:rPr>
              <w:t>2012–2020</w:t>
            </w:r>
          </w:p>
        </w:tc>
        <w:tc>
          <w:tcPr>
            <w:tcW w:w="700" w:type="dxa"/>
            <w:vAlign w:val="center"/>
          </w:tcPr>
          <w:p w14:paraId="14EA98E5" w14:textId="77777777" w:rsidR="008E197B" w:rsidRDefault="008E197B">
            <w:pPr>
              <w:widowControl/>
              <w:spacing w:after="0" w:line="240" w:lineRule="auto"/>
              <w:ind w:firstLine="0"/>
              <w:jc w:val="center"/>
            </w:pPr>
            <w:r>
              <w:rPr>
                <w:rFonts w:eastAsia="Times New Roman" w:cs="Times New Roman"/>
                <w:sz w:val="15"/>
                <w:szCs w:val="15"/>
                <w:lang w:val="de-CH" w:eastAsia="de-DE"/>
              </w:rPr>
              <w:t>201</w:t>
            </w:r>
          </w:p>
        </w:tc>
        <w:tc>
          <w:tcPr>
            <w:tcW w:w="900" w:type="dxa"/>
            <w:vAlign w:val="center"/>
          </w:tcPr>
          <w:p w14:paraId="06F84703" w14:textId="77777777" w:rsidR="008E197B" w:rsidRDefault="008E197B">
            <w:pPr>
              <w:widowControl/>
              <w:spacing w:after="0" w:line="240" w:lineRule="auto"/>
              <w:ind w:firstLine="0"/>
              <w:jc w:val="center"/>
            </w:pPr>
            <w:r>
              <w:rPr>
                <w:rFonts w:eastAsia="Times New Roman" w:cs="Times New Roman"/>
                <w:sz w:val="15"/>
                <w:szCs w:val="15"/>
                <w:lang w:val="de-CH" w:eastAsia="de-DE"/>
              </w:rPr>
              <w:t>−0.115</w:t>
            </w:r>
          </w:p>
        </w:tc>
        <w:tc>
          <w:tcPr>
            <w:tcW w:w="700" w:type="dxa"/>
            <w:vAlign w:val="center"/>
          </w:tcPr>
          <w:p w14:paraId="7DC8EBF1" w14:textId="77777777" w:rsidR="008E197B" w:rsidRDefault="008E197B">
            <w:pPr>
              <w:widowControl/>
              <w:spacing w:after="0" w:line="240" w:lineRule="auto"/>
              <w:ind w:firstLine="0"/>
              <w:jc w:val="center"/>
            </w:pPr>
            <w:r>
              <w:rPr>
                <w:rFonts w:eastAsia="Times New Roman" w:cs="Times New Roman"/>
                <w:sz w:val="15"/>
                <w:szCs w:val="15"/>
                <w:lang w:val="de-CH" w:eastAsia="de-DE"/>
              </w:rPr>
              <w:t>55.3</w:t>
            </w:r>
          </w:p>
        </w:tc>
        <w:tc>
          <w:tcPr>
            <w:tcW w:w="900" w:type="dxa"/>
            <w:vAlign w:val="center"/>
          </w:tcPr>
          <w:p w14:paraId="2010830D" w14:textId="77777777" w:rsidR="008E197B" w:rsidRDefault="008E197B">
            <w:pPr>
              <w:widowControl/>
              <w:spacing w:after="0" w:line="240" w:lineRule="auto"/>
              <w:ind w:firstLine="0"/>
              <w:jc w:val="center"/>
            </w:pPr>
            <w:r>
              <w:rPr>
                <w:rFonts w:eastAsia="Times New Roman" w:cs="Times New Roman"/>
                <w:sz w:val="15"/>
                <w:szCs w:val="15"/>
                <w:lang w:val="de-CH" w:eastAsia="de-DE"/>
              </w:rPr>
              <w:t>−0.159</w:t>
            </w:r>
          </w:p>
        </w:tc>
        <w:tc>
          <w:tcPr>
            <w:tcW w:w="700" w:type="dxa"/>
            <w:vAlign w:val="center"/>
          </w:tcPr>
          <w:p w14:paraId="34803EFF" w14:textId="77777777" w:rsidR="008E197B" w:rsidRDefault="008E197B">
            <w:pPr>
              <w:widowControl/>
              <w:spacing w:after="0" w:line="240" w:lineRule="auto"/>
              <w:ind w:firstLine="0"/>
              <w:jc w:val="center"/>
            </w:pPr>
            <w:r>
              <w:rPr>
                <w:rFonts w:eastAsia="Times New Roman" w:cs="Times New Roman"/>
                <w:sz w:val="15"/>
                <w:szCs w:val="15"/>
                <w:lang w:val="de-CH" w:eastAsia="de-DE"/>
              </w:rPr>
              <w:t>0.5</w:t>
            </w:r>
          </w:p>
        </w:tc>
        <w:tc>
          <w:tcPr>
            <w:tcW w:w="960" w:type="dxa"/>
            <w:vAlign w:val="center"/>
          </w:tcPr>
          <w:p w14:paraId="36FD9C19" w14:textId="77777777" w:rsidR="008E197B" w:rsidRDefault="008E197B">
            <w:pPr>
              <w:widowControl/>
              <w:spacing w:after="0" w:line="240" w:lineRule="auto"/>
              <w:ind w:firstLine="0"/>
              <w:jc w:val="center"/>
            </w:pPr>
            <w:r>
              <w:rPr>
                <w:rFonts w:eastAsia="Times New Roman" w:cs="Times New Roman"/>
                <w:sz w:val="15"/>
                <w:szCs w:val="15"/>
                <w:lang w:val="de-CH" w:eastAsia="de-DE"/>
              </w:rPr>
              <w:t>−0.260</w:t>
            </w:r>
          </w:p>
        </w:tc>
        <w:tc>
          <w:tcPr>
            <w:tcW w:w="700" w:type="dxa"/>
            <w:vAlign w:val="center"/>
          </w:tcPr>
          <w:p w14:paraId="3A5A2E4B" w14:textId="77777777" w:rsidR="008E197B" w:rsidRDefault="008E197B">
            <w:pPr>
              <w:widowControl/>
              <w:spacing w:after="0" w:line="240" w:lineRule="auto"/>
              <w:ind w:firstLine="0"/>
              <w:jc w:val="center"/>
            </w:pPr>
            <w:r>
              <w:rPr>
                <w:rFonts w:eastAsia="Times New Roman" w:cs="Times New Roman"/>
                <w:sz w:val="15"/>
                <w:szCs w:val="15"/>
                <w:lang w:val="de-CH" w:eastAsia="de-DE"/>
              </w:rPr>
              <w:t>95.7</w:t>
            </w:r>
          </w:p>
        </w:tc>
      </w:tr>
      <w:tr w:rsidR="00EE5E60" w14:paraId="278722B5" w14:textId="77777777" w:rsidTr="009F3E2E">
        <w:tc>
          <w:tcPr>
            <w:tcW w:w="1750" w:type="dxa"/>
            <w:vAlign w:val="center"/>
          </w:tcPr>
          <w:p w14:paraId="3C99FB31" w14:textId="77777777" w:rsidR="008E197B" w:rsidRDefault="008E197B">
            <w:pPr>
              <w:widowControl/>
              <w:spacing w:after="0" w:line="240" w:lineRule="auto"/>
              <w:ind w:firstLine="0"/>
            </w:pPr>
            <w:r>
              <w:rPr>
                <w:rFonts w:eastAsia="Times New Roman" w:cs="Times New Roman"/>
                <w:sz w:val="15"/>
                <w:szCs w:val="15"/>
                <w:lang w:val="de-CH" w:eastAsia="de-DE"/>
              </w:rPr>
              <w:t>Outlier treatment</w:t>
            </w:r>
          </w:p>
        </w:tc>
        <w:tc>
          <w:tcPr>
            <w:tcW w:w="1180" w:type="dxa"/>
            <w:vAlign w:val="center"/>
          </w:tcPr>
          <w:p w14:paraId="7A4656F9" w14:textId="77777777" w:rsidR="008E197B" w:rsidRDefault="008E197B">
            <w:pPr>
              <w:widowControl/>
              <w:spacing w:after="0" w:line="240" w:lineRule="auto"/>
              <w:ind w:firstLine="0"/>
            </w:pPr>
            <w:r>
              <w:rPr>
                <w:rFonts w:eastAsia="Times New Roman" w:cs="Times New Roman"/>
                <w:sz w:val="15"/>
                <w:szCs w:val="15"/>
                <w:lang w:val="de-CH" w:eastAsia="de-DE"/>
              </w:rPr>
              <w:t>Raw</w:t>
            </w:r>
          </w:p>
        </w:tc>
        <w:tc>
          <w:tcPr>
            <w:tcW w:w="700" w:type="dxa"/>
            <w:vAlign w:val="center"/>
          </w:tcPr>
          <w:p w14:paraId="778375EE"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095025D3" w14:textId="77777777" w:rsidR="008E197B" w:rsidRDefault="008E197B">
            <w:pPr>
              <w:widowControl/>
              <w:spacing w:after="0" w:line="240" w:lineRule="auto"/>
              <w:ind w:firstLine="0"/>
              <w:jc w:val="center"/>
            </w:pPr>
            <w:r>
              <w:rPr>
                <w:rFonts w:eastAsia="Times New Roman" w:cs="Times New Roman"/>
                <w:sz w:val="15"/>
                <w:szCs w:val="15"/>
                <w:lang w:val="de-CH" w:eastAsia="de-DE"/>
              </w:rPr>
              <w:t>−0.098</w:t>
            </w:r>
          </w:p>
        </w:tc>
        <w:tc>
          <w:tcPr>
            <w:tcW w:w="700" w:type="dxa"/>
            <w:vAlign w:val="center"/>
          </w:tcPr>
          <w:p w14:paraId="62C7B497" w14:textId="77777777" w:rsidR="008E197B" w:rsidRDefault="008E197B">
            <w:pPr>
              <w:widowControl/>
              <w:spacing w:after="0" w:line="240" w:lineRule="auto"/>
              <w:ind w:firstLine="0"/>
              <w:jc w:val="center"/>
            </w:pPr>
            <w:r>
              <w:rPr>
                <w:rFonts w:eastAsia="Times New Roman" w:cs="Times New Roman"/>
                <w:sz w:val="15"/>
                <w:szCs w:val="15"/>
                <w:lang w:val="de-CH" w:eastAsia="de-DE"/>
              </w:rPr>
              <w:t>51.6</w:t>
            </w:r>
          </w:p>
        </w:tc>
        <w:tc>
          <w:tcPr>
            <w:tcW w:w="900" w:type="dxa"/>
            <w:vAlign w:val="center"/>
          </w:tcPr>
          <w:p w14:paraId="2267F3C0" w14:textId="77777777" w:rsidR="008E197B" w:rsidRDefault="008E197B">
            <w:pPr>
              <w:widowControl/>
              <w:spacing w:after="0" w:line="240" w:lineRule="auto"/>
              <w:ind w:firstLine="0"/>
              <w:jc w:val="center"/>
            </w:pPr>
            <w:r>
              <w:rPr>
                <w:rFonts w:eastAsia="Times New Roman" w:cs="Times New Roman"/>
                <w:sz w:val="15"/>
                <w:szCs w:val="15"/>
                <w:lang w:val="de-CH" w:eastAsia="de-DE"/>
              </w:rPr>
              <w:t>−0.171</w:t>
            </w:r>
          </w:p>
        </w:tc>
        <w:tc>
          <w:tcPr>
            <w:tcW w:w="700" w:type="dxa"/>
            <w:vAlign w:val="center"/>
          </w:tcPr>
          <w:p w14:paraId="08FEE000" w14:textId="77777777" w:rsidR="008E197B" w:rsidRDefault="008E197B">
            <w:pPr>
              <w:widowControl/>
              <w:spacing w:after="0" w:line="240" w:lineRule="auto"/>
              <w:ind w:firstLine="0"/>
              <w:jc w:val="center"/>
            </w:pPr>
            <w:r>
              <w:rPr>
                <w:rFonts w:eastAsia="Times New Roman" w:cs="Times New Roman"/>
                <w:sz w:val="15"/>
                <w:szCs w:val="15"/>
                <w:lang w:val="de-CH" w:eastAsia="de-DE"/>
              </w:rPr>
              <w:t>12.9</w:t>
            </w:r>
          </w:p>
        </w:tc>
        <w:tc>
          <w:tcPr>
            <w:tcW w:w="960" w:type="dxa"/>
            <w:vAlign w:val="center"/>
          </w:tcPr>
          <w:p w14:paraId="34E40BE9" w14:textId="77777777" w:rsidR="008E197B" w:rsidRDefault="008E197B">
            <w:pPr>
              <w:widowControl/>
              <w:spacing w:after="0" w:line="240" w:lineRule="auto"/>
              <w:ind w:firstLine="0"/>
              <w:jc w:val="center"/>
            </w:pPr>
            <w:r>
              <w:rPr>
                <w:rFonts w:eastAsia="Times New Roman" w:cs="Times New Roman"/>
                <w:sz w:val="15"/>
                <w:szCs w:val="15"/>
                <w:lang w:val="de-CH" w:eastAsia="de-DE"/>
              </w:rPr>
              <w:t>−0.217</w:t>
            </w:r>
          </w:p>
        </w:tc>
        <w:tc>
          <w:tcPr>
            <w:tcW w:w="700" w:type="dxa"/>
            <w:vAlign w:val="center"/>
          </w:tcPr>
          <w:p w14:paraId="2BA9AE0E" w14:textId="77777777" w:rsidR="008E197B" w:rsidRDefault="008E197B">
            <w:pPr>
              <w:widowControl/>
              <w:spacing w:after="0" w:line="240" w:lineRule="auto"/>
              <w:ind w:firstLine="0"/>
              <w:jc w:val="center"/>
            </w:pPr>
            <w:r>
              <w:rPr>
                <w:rFonts w:eastAsia="Times New Roman" w:cs="Times New Roman"/>
                <w:sz w:val="15"/>
                <w:szCs w:val="15"/>
                <w:lang w:val="de-CH" w:eastAsia="de-DE"/>
              </w:rPr>
              <w:t>73.5</w:t>
            </w:r>
          </w:p>
        </w:tc>
      </w:tr>
      <w:tr w:rsidR="00EE5E60" w14:paraId="679F06E7" w14:textId="77777777" w:rsidTr="009F3E2E">
        <w:tc>
          <w:tcPr>
            <w:tcW w:w="1750" w:type="dxa"/>
            <w:vAlign w:val="center"/>
          </w:tcPr>
          <w:p w14:paraId="064B4882" w14:textId="77777777" w:rsidR="008E197B" w:rsidRDefault="008E197B">
            <w:pPr>
              <w:widowControl/>
              <w:spacing w:after="0" w:line="240" w:lineRule="auto"/>
              <w:ind w:firstLine="0"/>
            </w:pPr>
          </w:p>
        </w:tc>
        <w:tc>
          <w:tcPr>
            <w:tcW w:w="1180" w:type="dxa"/>
            <w:vAlign w:val="center"/>
          </w:tcPr>
          <w:p w14:paraId="11295309" w14:textId="77777777" w:rsidR="008E197B" w:rsidRDefault="008E197B">
            <w:pPr>
              <w:widowControl/>
              <w:spacing w:after="0" w:line="240" w:lineRule="auto"/>
              <w:ind w:firstLine="0"/>
            </w:pPr>
            <w:r>
              <w:rPr>
                <w:rFonts w:eastAsia="Times New Roman" w:cs="Times New Roman"/>
                <w:sz w:val="15"/>
                <w:szCs w:val="15"/>
                <w:lang w:val="de-CH" w:eastAsia="de-DE"/>
              </w:rPr>
              <w:t>Winsorized</w:t>
            </w:r>
          </w:p>
        </w:tc>
        <w:tc>
          <w:tcPr>
            <w:tcW w:w="700" w:type="dxa"/>
            <w:vAlign w:val="center"/>
          </w:tcPr>
          <w:p w14:paraId="79632F65"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6D1E3F8F" w14:textId="77777777" w:rsidR="008E197B" w:rsidRDefault="008E197B">
            <w:pPr>
              <w:widowControl/>
              <w:spacing w:after="0" w:line="240" w:lineRule="auto"/>
              <w:ind w:firstLine="0"/>
              <w:jc w:val="center"/>
            </w:pPr>
            <w:r>
              <w:rPr>
                <w:rFonts w:eastAsia="Times New Roman" w:cs="Times New Roman"/>
                <w:sz w:val="15"/>
                <w:szCs w:val="15"/>
                <w:lang w:val="de-CH" w:eastAsia="de-DE"/>
              </w:rPr>
              <w:t>−0.122</w:t>
            </w:r>
          </w:p>
        </w:tc>
        <w:tc>
          <w:tcPr>
            <w:tcW w:w="700" w:type="dxa"/>
            <w:vAlign w:val="center"/>
          </w:tcPr>
          <w:p w14:paraId="3C79332E" w14:textId="77777777" w:rsidR="008E197B" w:rsidRDefault="008E197B">
            <w:pPr>
              <w:widowControl/>
              <w:spacing w:after="0" w:line="240" w:lineRule="auto"/>
              <w:ind w:firstLine="0"/>
              <w:jc w:val="center"/>
            </w:pPr>
            <w:r>
              <w:rPr>
                <w:rFonts w:eastAsia="Times New Roman" w:cs="Times New Roman"/>
                <w:sz w:val="15"/>
                <w:szCs w:val="15"/>
                <w:lang w:val="de-CH" w:eastAsia="de-DE"/>
              </w:rPr>
              <w:t>78.0</w:t>
            </w:r>
          </w:p>
        </w:tc>
        <w:tc>
          <w:tcPr>
            <w:tcW w:w="900" w:type="dxa"/>
            <w:vAlign w:val="center"/>
          </w:tcPr>
          <w:p w14:paraId="10AD4AA6" w14:textId="77777777" w:rsidR="008E197B" w:rsidRDefault="008E197B">
            <w:pPr>
              <w:widowControl/>
              <w:spacing w:after="0" w:line="240" w:lineRule="auto"/>
              <w:ind w:firstLine="0"/>
              <w:jc w:val="center"/>
            </w:pPr>
            <w:r>
              <w:rPr>
                <w:rFonts w:eastAsia="Times New Roman" w:cs="Times New Roman"/>
                <w:sz w:val="15"/>
                <w:szCs w:val="15"/>
                <w:lang w:val="de-CH" w:eastAsia="de-DE"/>
              </w:rPr>
              <w:t>−0.212</w:t>
            </w:r>
          </w:p>
        </w:tc>
        <w:tc>
          <w:tcPr>
            <w:tcW w:w="700" w:type="dxa"/>
            <w:vAlign w:val="center"/>
          </w:tcPr>
          <w:p w14:paraId="63157B19" w14:textId="77777777" w:rsidR="008E197B" w:rsidRDefault="008E197B">
            <w:pPr>
              <w:widowControl/>
              <w:spacing w:after="0" w:line="240" w:lineRule="auto"/>
              <w:ind w:firstLine="0"/>
              <w:jc w:val="center"/>
            </w:pPr>
            <w:r>
              <w:rPr>
                <w:rFonts w:eastAsia="Times New Roman" w:cs="Times New Roman"/>
                <w:sz w:val="15"/>
                <w:szCs w:val="15"/>
                <w:lang w:val="de-CH" w:eastAsia="de-DE"/>
              </w:rPr>
              <w:t>28.3</w:t>
            </w:r>
          </w:p>
        </w:tc>
        <w:tc>
          <w:tcPr>
            <w:tcW w:w="960" w:type="dxa"/>
            <w:vAlign w:val="center"/>
          </w:tcPr>
          <w:p w14:paraId="4A206225" w14:textId="77777777" w:rsidR="008E197B" w:rsidRDefault="008E197B">
            <w:pPr>
              <w:widowControl/>
              <w:spacing w:after="0" w:line="240" w:lineRule="auto"/>
              <w:ind w:firstLine="0"/>
              <w:jc w:val="center"/>
            </w:pPr>
            <w:r>
              <w:rPr>
                <w:rFonts w:eastAsia="Times New Roman" w:cs="Times New Roman"/>
                <w:sz w:val="15"/>
                <w:szCs w:val="15"/>
                <w:lang w:val="de-CH" w:eastAsia="de-DE"/>
              </w:rPr>
              <w:t>−0.208</w:t>
            </w:r>
          </w:p>
        </w:tc>
        <w:tc>
          <w:tcPr>
            <w:tcW w:w="700" w:type="dxa"/>
            <w:vAlign w:val="center"/>
          </w:tcPr>
          <w:p w14:paraId="57620D24" w14:textId="77777777" w:rsidR="008E197B" w:rsidRDefault="008E197B">
            <w:pPr>
              <w:widowControl/>
              <w:spacing w:after="0" w:line="240" w:lineRule="auto"/>
              <w:ind w:firstLine="0"/>
              <w:jc w:val="center"/>
            </w:pPr>
            <w:r>
              <w:rPr>
                <w:rFonts w:eastAsia="Times New Roman" w:cs="Times New Roman"/>
                <w:sz w:val="15"/>
                <w:szCs w:val="15"/>
                <w:lang w:val="de-CH" w:eastAsia="de-DE"/>
              </w:rPr>
              <w:t>69.2</w:t>
            </w:r>
          </w:p>
        </w:tc>
      </w:tr>
      <w:tr w:rsidR="00EE5E60" w14:paraId="5B36D76E" w14:textId="77777777" w:rsidTr="009F3E2E">
        <w:tc>
          <w:tcPr>
            <w:tcW w:w="1750" w:type="dxa"/>
            <w:vAlign w:val="center"/>
          </w:tcPr>
          <w:p w14:paraId="5AD8AA2D" w14:textId="77777777" w:rsidR="008E197B" w:rsidRDefault="008E197B">
            <w:pPr>
              <w:widowControl/>
              <w:spacing w:after="0" w:line="240" w:lineRule="auto"/>
              <w:ind w:firstLine="0"/>
            </w:pPr>
            <w:r>
              <w:rPr>
                <w:rFonts w:eastAsia="Times New Roman" w:cs="Times New Roman"/>
                <w:sz w:val="15"/>
                <w:szCs w:val="15"/>
                <w:lang w:val="de-CH" w:eastAsia="de-DE"/>
              </w:rPr>
              <w:t>Transcript length threshold</w:t>
            </w:r>
          </w:p>
        </w:tc>
        <w:tc>
          <w:tcPr>
            <w:tcW w:w="1180" w:type="dxa"/>
            <w:vAlign w:val="center"/>
          </w:tcPr>
          <w:p w14:paraId="45056D85" w14:textId="77777777" w:rsidR="008E197B" w:rsidRDefault="008E197B">
            <w:pPr>
              <w:widowControl/>
              <w:spacing w:after="0" w:line="240" w:lineRule="auto"/>
              <w:ind w:firstLine="0"/>
            </w:pPr>
            <w:r>
              <w:rPr>
                <w:rFonts w:eastAsia="Times New Roman" w:cs="Times New Roman"/>
                <w:sz w:val="15"/>
                <w:szCs w:val="15"/>
                <w:lang w:val="de-CH" w:eastAsia="de-DE"/>
              </w:rPr>
              <w:t>None</w:t>
            </w:r>
          </w:p>
        </w:tc>
        <w:tc>
          <w:tcPr>
            <w:tcW w:w="700" w:type="dxa"/>
            <w:vAlign w:val="center"/>
          </w:tcPr>
          <w:p w14:paraId="7C4753BD" w14:textId="77777777" w:rsidR="008E197B" w:rsidRDefault="008E197B">
            <w:pPr>
              <w:widowControl/>
              <w:spacing w:after="0" w:line="240" w:lineRule="auto"/>
              <w:ind w:firstLine="0"/>
              <w:jc w:val="center"/>
            </w:pPr>
            <w:r>
              <w:rPr>
                <w:rFonts w:eastAsia="Times New Roman" w:cs="Times New Roman"/>
                <w:sz w:val="15"/>
                <w:szCs w:val="15"/>
                <w:lang w:val="de-CH" w:eastAsia="de-DE"/>
              </w:rPr>
              <w:t>227</w:t>
            </w:r>
          </w:p>
        </w:tc>
        <w:tc>
          <w:tcPr>
            <w:tcW w:w="900" w:type="dxa"/>
            <w:vAlign w:val="center"/>
          </w:tcPr>
          <w:p w14:paraId="5764845A" w14:textId="77777777" w:rsidR="008E197B" w:rsidRDefault="008E197B">
            <w:pPr>
              <w:widowControl/>
              <w:spacing w:after="0" w:line="240" w:lineRule="auto"/>
              <w:ind w:firstLine="0"/>
              <w:jc w:val="center"/>
            </w:pPr>
            <w:r>
              <w:rPr>
                <w:rFonts w:eastAsia="Times New Roman" w:cs="Times New Roman"/>
                <w:sz w:val="15"/>
                <w:szCs w:val="15"/>
                <w:lang w:val="de-CH" w:eastAsia="de-DE"/>
              </w:rPr>
              <w:t>−0.101</w:t>
            </w:r>
          </w:p>
        </w:tc>
        <w:tc>
          <w:tcPr>
            <w:tcW w:w="700" w:type="dxa"/>
            <w:vAlign w:val="center"/>
          </w:tcPr>
          <w:p w14:paraId="463652ED" w14:textId="77777777" w:rsidR="008E197B" w:rsidRDefault="008E197B">
            <w:pPr>
              <w:widowControl/>
              <w:spacing w:after="0" w:line="240" w:lineRule="auto"/>
              <w:ind w:firstLine="0"/>
              <w:jc w:val="center"/>
            </w:pPr>
            <w:r>
              <w:rPr>
                <w:rFonts w:eastAsia="Times New Roman" w:cs="Times New Roman"/>
                <w:sz w:val="15"/>
                <w:szCs w:val="15"/>
                <w:lang w:val="de-CH" w:eastAsia="de-DE"/>
              </w:rPr>
              <w:t>64.0</w:t>
            </w:r>
          </w:p>
        </w:tc>
        <w:tc>
          <w:tcPr>
            <w:tcW w:w="900" w:type="dxa"/>
            <w:vAlign w:val="center"/>
          </w:tcPr>
          <w:p w14:paraId="2D182CF5" w14:textId="77777777" w:rsidR="008E197B" w:rsidRDefault="008E197B">
            <w:pPr>
              <w:widowControl/>
              <w:spacing w:after="0" w:line="240" w:lineRule="auto"/>
              <w:ind w:firstLine="0"/>
              <w:jc w:val="center"/>
            </w:pPr>
            <w:r>
              <w:rPr>
                <w:rFonts w:eastAsia="Times New Roman" w:cs="Times New Roman"/>
                <w:sz w:val="15"/>
                <w:szCs w:val="15"/>
                <w:lang w:val="de-CH" w:eastAsia="de-DE"/>
              </w:rPr>
              <w:t>−0.183</w:t>
            </w:r>
          </w:p>
        </w:tc>
        <w:tc>
          <w:tcPr>
            <w:tcW w:w="700" w:type="dxa"/>
            <w:vAlign w:val="center"/>
          </w:tcPr>
          <w:p w14:paraId="13818B33" w14:textId="77777777" w:rsidR="008E197B" w:rsidRDefault="008E197B">
            <w:pPr>
              <w:widowControl/>
              <w:spacing w:after="0" w:line="240" w:lineRule="auto"/>
              <w:ind w:firstLine="0"/>
              <w:jc w:val="center"/>
            </w:pPr>
            <w:r>
              <w:rPr>
                <w:rFonts w:eastAsia="Times New Roman" w:cs="Times New Roman"/>
                <w:sz w:val="15"/>
                <w:szCs w:val="15"/>
                <w:lang w:val="de-CH" w:eastAsia="de-DE"/>
              </w:rPr>
              <w:t>15.0</w:t>
            </w:r>
          </w:p>
        </w:tc>
        <w:tc>
          <w:tcPr>
            <w:tcW w:w="960" w:type="dxa"/>
            <w:vAlign w:val="center"/>
          </w:tcPr>
          <w:p w14:paraId="6BC5CEFC" w14:textId="77777777" w:rsidR="008E197B" w:rsidRDefault="008E197B">
            <w:pPr>
              <w:widowControl/>
              <w:spacing w:after="0" w:line="240" w:lineRule="auto"/>
              <w:ind w:firstLine="0"/>
              <w:jc w:val="center"/>
            </w:pPr>
            <w:r>
              <w:rPr>
                <w:rFonts w:eastAsia="Times New Roman" w:cs="Times New Roman"/>
                <w:sz w:val="15"/>
                <w:szCs w:val="15"/>
                <w:lang w:val="de-CH" w:eastAsia="de-DE"/>
              </w:rPr>
              <w:t>−0.212</w:t>
            </w:r>
          </w:p>
        </w:tc>
        <w:tc>
          <w:tcPr>
            <w:tcW w:w="700" w:type="dxa"/>
            <w:vAlign w:val="center"/>
          </w:tcPr>
          <w:p w14:paraId="1EA280E0" w14:textId="77777777" w:rsidR="008E197B" w:rsidRDefault="008E197B">
            <w:pPr>
              <w:widowControl/>
              <w:spacing w:after="0" w:line="240" w:lineRule="auto"/>
              <w:ind w:firstLine="0"/>
              <w:jc w:val="center"/>
            </w:pPr>
            <w:r>
              <w:rPr>
                <w:rFonts w:eastAsia="Times New Roman" w:cs="Times New Roman"/>
                <w:sz w:val="15"/>
                <w:szCs w:val="15"/>
                <w:lang w:val="de-CH" w:eastAsia="de-DE"/>
              </w:rPr>
              <w:t>77.2</w:t>
            </w:r>
          </w:p>
        </w:tc>
      </w:tr>
      <w:tr w:rsidR="00EE5E60" w14:paraId="74232FC5" w14:textId="77777777" w:rsidTr="009F3E2E">
        <w:tc>
          <w:tcPr>
            <w:tcW w:w="1750" w:type="dxa"/>
            <w:vAlign w:val="center"/>
          </w:tcPr>
          <w:p w14:paraId="61F390CB" w14:textId="77777777" w:rsidR="008E197B" w:rsidRDefault="008E197B">
            <w:pPr>
              <w:widowControl/>
              <w:spacing w:after="0" w:line="240" w:lineRule="auto"/>
              <w:ind w:firstLine="0"/>
            </w:pPr>
          </w:p>
        </w:tc>
        <w:tc>
          <w:tcPr>
            <w:tcW w:w="1180" w:type="dxa"/>
            <w:vAlign w:val="center"/>
          </w:tcPr>
          <w:p w14:paraId="5806A2EC" w14:textId="77777777" w:rsidR="008E197B" w:rsidRDefault="008E197B">
            <w:pPr>
              <w:widowControl/>
              <w:spacing w:after="0" w:line="240" w:lineRule="auto"/>
              <w:ind w:firstLine="0"/>
            </w:pPr>
            <w:r>
              <w:rPr>
                <w:rFonts w:eastAsia="Times New Roman" w:cs="Times New Roman"/>
                <w:sz w:val="15"/>
                <w:szCs w:val="15"/>
                <w:lang w:val="de-CH" w:eastAsia="de-DE"/>
              </w:rPr>
              <w:t>≥ 300 words</w:t>
            </w:r>
          </w:p>
        </w:tc>
        <w:tc>
          <w:tcPr>
            <w:tcW w:w="700" w:type="dxa"/>
            <w:vAlign w:val="center"/>
          </w:tcPr>
          <w:p w14:paraId="11A51626"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054F5E30" w14:textId="77777777" w:rsidR="008E197B" w:rsidRDefault="008E197B">
            <w:pPr>
              <w:widowControl/>
              <w:spacing w:after="0" w:line="240" w:lineRule="auto"/>
              <w:ind w:firstLine="0"/>
              <w:jc w:val="center"/>
            </w:pPr>
            <w:r>
              <w:rPr>
                <w:rFonts w:eastAsia="Times New Roman" w:cs="Times New Roman"/>
                <w:sz w:val="15"/>
                <w:szCs w:val="15"/>
                <w:lang w:val="de-CH" w:eastAsia="de-DE"/>
              </w:rPr>
              <w:t>−0.111</w:t>
            </w:r>
          </w:p>
        </w:tc>
        <w:tc>
          <w:tcPr>
            <w:tcW w:w="700" w:type="dxa"/>
            <w:vAlign w:val="center"/>
          </w:tcPr>
          <w:p w14:paraId="50DD1B9F" w14:textId="77777777" w:rsidR="008E197B" w:rsidRDefault="008E197B">
            <w:pPr>
              <w:widowControl/>
              <w:spacing w:after="0" w:line="240" w:lineRule="auto"/>
              <w:ind w:firstLine="0"/>
              <w:jc w:val="center"/>
            </w:pPr>
            <w:r>
              <w:rPr>
                <w:rFonts w:eastAsia="Times New Roman" w:cs="Times New Roman"/>
                <w:sz w:val="15"/>
                <w:szCs w:val="15"/>
                <w:lang w:val="de-CH" w:eastAsia="de-DE"/>
              </w:rPr>
              <w:t>66.1</w:t>
            </w:r>
          </w:p>
        </w:tc>
        <w:tc>
          <w:tcPr>
            <w:tcW w:w="900" w:type="dxa"/>
            <w:vAlign w:val="center"/>
          </w:tcPr>
          <w:p w14:paraId="4D7987D7" w14:textId="77777777" w:rsidR="008E197B" w:rsidRDefault="008E197B">
            <w:pPr>
              <w:widowControl/>
              <w:spacing w:after="0" w:line="240" w:lineRule="auto"/>
              <w:ind w:firstLine="0"/>
              <w:jc w:val="center"/>
            </w:pPr>
            <w:r>
              <w:rPr>
                <w:rFonts w:eastAsia="Times New Roman" w:cs="Times New Roman"/>
                <w:sz w:val="15"/>
                <w:szCs w:val="15"/>
                <w:lang w:val="de-CH" w:eastAsia="de-DE"/>
              </w:rPr>
              <w:t>−0.196</w:t>
            </w:r>
          </w:p>
        </w:tc>
        <w:tc>
          <w:tcPr>
            <w:tcW w:w="700" w:type="dxa"/>
            <w:vAlign w:val="center"/>
          </w:tcPr>
          <w:p w14:paraId="4A5D1E38" w14:textId="77777777" w:rsidR="008E197B" w:rsidRDefault="008E197B">
            <w:pPr>
              <w:widowControl/>
              <w:spacing w:after="0" w:line="240" w:lineRule="auto"/>
              <w:ind w:firstLine="0"/>
              <w:jc w:val="center"/>
            </w:pPr>
            <w:r>
              <w:rPr>
                <w:rFonts w:eastAsia="Times New Roman" w:cs="Times New Roman"/>
                <w:sz w:val="15"/>
                <w:szCs w:val="15"/>
                <w:lang w:val="de-CH" w:eastAsia="de-DE"/>
              </w:rPr>
              <w:t>22.3</w:t>
            </w:r>
          </w:p>
        </w:tc>
        <w:tc>
          <w:tcPr>
            <w:tcW w:w="960" w:type="dxa"/>
            <w:vAlign w:val="center"/>
          </w:tcPr>
          <w:p w14:paraId="715D1F62" w14:textId="77777777" w:rsidR="008E197B" w:rsidRDefault="008E197B">
            <w:pPr>
              <w:widowControl/>
              <w:spacing w:after="0" w:line="240" w:lineRule="auto"/>
              <w:ind w:firstLine="0"/>
              <w:jc w:val="center"/>
            </w:pPr>
            <w:r>
              <w:rPr>
                <w:rFonts w:eastAsia="Times New Roman" w:cs="Times New Roman"/>
                <w:sz w:val="15"/>
                <w:szCs w:val="15"/>
                <w:lang w:val="de-CH" w:eastAsia="de-DE"/>
              </w:rPr>
              <w:t>−0.209</w:t>
            </w:r>
          </w:p>
        </w:tc>
        <w:tc>
          <w:tcPr>
            <w:tcW w:w="700" w:type="dxa"/>
            <w:vAlign w:val="center"/>
          </w:tcPr>
          <w:p w14:paraId="1C89F907" w14:textId="77777777" w:rsidR="008E197B" w:rsidRDefault="008E197B">
            <w:pPr>
              <w:widowControl/>
              <w:spacing w:after="0" w:line="240" w:lineRule="auto"/>
              <w:ind w:firstLine="0"/>
              <w:jc w:val="center"/>
            </w:pPr>
            <w:r>
              <w:rPr>
                <w:rFonts w:eastAsia="Times New Roman" w:cs="Times New Roman"/>
                <w:sz w:val="15"/>
                <w:szCs w:val="15"/>
                <w:lang w:val="de-CH" w:eastAsia="de-DE"/>
              </w:rPr>
              <w:t>70.0</w:t>
            </w:r>
          </w:p>
        </w:tc>
      </w:tr>
      <w:tr w:rsidR="00EE5E60" w14:paraId="40557275" w14:textId="77777777" w:rsidTr="009F3E2E">
        <w:tc>
          <w:tcPr>
            <w:tcW w:w="1750" w:type="dxa"/>
            <w:vAlign w:val="center"/>
          </w:tcPr>
          <w:p w14:paraId="04EC9B8C" w14:textId="77777777" w:rsidR="008E197B" w:rsidRDefault="008E197B">
            <w:pPr>
              <w:widowControl/>
              <w:spacing w:after="0" w:line="240" w:lineRule="auto"/>
              <w:ind w:firstLine="0"/>
            </w:pPr>
          </w:p>
        </w:tc>
        <w:tc>
          <w:tcPr>
            <w:tcW w:w="1180" w:type="dxa"/>
            <w:vAlign w:val="center"/>
          </w:tcPr>
          <w:p w14:paraId="0417EA75" w14:textId="77777777" w:rsidR="008E197B" w:rsidRDefault="008E197B">
            <w:pPr>
              <w:widowControl/>
              <w:spacing w:after="0" w:line="240" w:lineRule="auto"/>
              <w:ind w:firstLine="0"/>
            </w:pPr>
            <w:r>
              <w:rPr>
                <w:rFonts w:eastAsia="Times New Roman" w:cs="Times New Roman"/>
                <w:sz w:val="15"/>
                <w:szCs w:val="15"/>
                <w:lang w:val="de-CH" w:eastAsia="de-DE"/>
              </w:rPr>
              <w:t>≥ 400 words</w:t>
            </w:r>
          </w:p>
        </w:tc>
        <w:tc>
          <w:tcPr>
            <w:tcW w:w="700" w:type="dxa"/>
            <w:vAlign w:val="center"/>
          </w:tcPr>
          <w:p w14:paraId="248A3E82"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668CB6F3" w14:textId="77777777" w:rsidR="008E197B" w:rsidRDefault="008E197B">
            <w:pPr>
              <w:widowControl/>
              <w:spacing w:after="0" w:line="240" w:lineRule="auto"/>
              <w:ind w:firstLine="0"/>
              <w:jc w:val="center"/>
            </w:pPr>
            <w:r>
              <w:rPr>
                <w:rFonts w:eastAsia="Times New Roman" w:cs="Times New Roman"/>
                <w:sz w:val="15"/>
                <w:szCs w:val="15"/>
                <w:lang w:val="de-CH" w:eastAsia="de-DE"/>
              </w:rPr>
              <w:t>−0.113</w:t>
            </w:r>
          </w:p>
        </w:tc>
        <w:tc>
          <w:tcPr>
            <w:tcW w:w="700" w:type="dxa"/>
            <w:vAlign w:val="center"/>
          </w:tcPr>
          <w:p w14:paraId="3F536B2F" w14:textId="77777777" w:rsidR="008E197B" w:rsidRDefault="008E197B">
            <w:pPr>
              <w:widowControl/>
              <w:spacing w:after="0" w:line="240" w:lineRule="auto"/>
              <w:ind w:firstLine="0"/>
              <w:jc w:val="center"/>
            </w:pPr>
            <w:r>
              <w:rPr>
                <w:rFonts w:eastAsia="Times New Roman" w:cs="Times New Roman"/>
                <w:sz w:val="15"/>
                <w:szCs w:val="15"/>
                <w:lang w:val="de-CH" w:eastAsia="de-DE"/>
              </w:rPr>
              <w:t>67.7</w:t>
            </w:r>
          </w:p>
        </w:tc>
        <w:tc>
          <w:tcPr>
            <w:tcW w:w="900" w:type="dxa"/>
            <w:vAlign w:val="center"/>
          </w:tcPr>
          <w:p w14:paraId="7E43BAEB" w14:textId="77777777" w:rsidR="008E197B" w:rsidRDefault="008E197B">
            <w:pPr>
              <w:widowControl/>
              <w:spacing w:after="0" w:line="240" w:lineRule="auto"/>
              <w:ind w:firstLine="0"/>
              <w:jc w:val="center"/>
            </w:pPr>
            <w:r>
              <w:rPr>
                <w:rFonts w:eastAsia="Times New Roman" w:cs="Times New Roman"/>
                <w:sz w:val="15"/>
                <w:szCs w:val="15"/>
                <w:lang w:val="de-CH" w:eastAsia="de-DE"/>
              </w:rPr>
              <w:t>−0.196</w:t>
            </w:r>
          </w:p>
        </w:tc>
        <w:tc>
          <w:tcPr>
            <w:tcW w:w="700" w:type="dxa"/>
            <w:vAlign w:val="center"/>
          </w:tcPr>
          <w:p w14:paraId="0766C934" w14:textId="77777777" w:rsidR="008E197B" w:rsidRDefault="008E197B">
            <w:pPr>
              <w:widowControl/>
              <w:spacing w:after="0" w:line="240" w:lineRule="auto"/>
              <w:ind w:firstLine="0"/>
              <w:jc w:val="center"/>
            </w:pPr>
            <w:r>
              <w:rPr>
                <w:rFonts w:eastAsia="Times New Roman" w:cs="Times New Roman"/>
                <w:sz w:val="15"/>
                <w:szCs w:val="15"/>
                <w:lang w:val="de-CH" w:eastAsia="de-DE"/>
              </w:rPr>
              <w:t>23.0</w:t>
            </w:r>
          </w:p>
        </w:tc>
        <w:tc>
          <w:tcPr>
            <w:tcW w:w="960" w:type="dxa"/>
            <w:vAlign w:val="center"/>
          </w:tcPr>
          <w:p w14:paraId="0D417EB9" w14:textId="77777777" w:rsidR="008E197B" w:rsidRDefault="008E197B">
            <w:pPr>
              <w:widowControl/>
              <w:spacing w:after="0" w:line="240" w:lineRule="auto"/>
              <w:ind w:firstLine="0"/>
              <w:jc w:val="center"/>
            </w:pPr>
            <w:r>
              <w:rPr>
                <w:rFonts w:eastAsia="Times New Roman" w:cs="Times New Roman"/>
                <w:sz w:val="15"/>
                <w:szCs w:val="15"/>
                <w:lang w:val="de-CH" w:eastAsia="de-DE"/>
              </w:rPr>
              <w:t>−0.214</w:t>
            </w:r>
          </w:p>
        </w:tc>
        <w:tc>
          <w:tcPr>
            <w:tcW w:w="700" w:type="dxa"/>
            <w:vAlign w:val="center"/>
          </w:tcPr>
          <w:p w14:paraId="24A746D7" w14:textId="77777777" w:rsidR="008E197B" w:rsidRDefault="008E197B">
            <w:pPr>
              <w:widowControl/>
              <w:spacing w:after="0" w:line="240" w:lineRule="auto"/>
              <w:ind w:firstLine="0"/>
              <w:jc w:val="center"/>
            </w:pPr>
            <w:r>
              <w:rPr>
                <w:rFonts w:eastAsia="Times New Roman" w:cs="Times New Roman"/>
                <w:sz w:val="15"/>
                <w:szCs w:val="15"/>
                <w:lang w:val="de-CH" w:eastAsia="de-DE"/>
              </w:rPr>
              <w:t>70.3</w:t>
            </w:r>
          </w:p>
        </w:tc>
      </w:tr>
      <w:tr w:rsidR="00EE5E60" w14:paraId="4DBFC5DC" w14:textId="77777777" w:rsidTr="009F3E2E">
        <w:tc>
          <w:tcPr>
            <w:tcW w:w="1750" w:type="dxa"/>
            <w:vAlign w:val="center"/>
          </w:tcPr>
          <w:p w14:paraId="2914CFDE" w14:textId="77777777" w:rsidR="008E197B" w:rsidRDefault="008E197B">
            <w:pPr>
              <w:widowControl/>
              <w:spacing w:after="0" w:line="240" w:lineRule="auto"/>
              <w:ind w:firstLine="0"/>
            </w:pPr>
          </w:p>
        </w:tc>
        <w:tc>
          <w:tcPr>
            <w:tcW w:w="1180" w:type="dxa"/>
            <w:vAlign w:val="center"/>
          </w:tcPr>
          <w:p w14:paraId="1E773791" w14:textId="77777777" w:rsidR="008E197B" w:rsidRDefault="008E197B">
            <w:pPr>
              <w:widowControl/>
              <w:spacing w:after="0" w:line="240" w:lineRule="auto"/>
              <w:ind w:firstLine="0"/>
            </w:pPr>
            <w:r>
              <w:rPr>
                <w:rFonts w:eastAsia="Times New Roman" w:cs="Times New Roman"/>
                <w:sz w:val="15"/>
                <w:szCs w:val="15"/>
                <w:lang w:val="de-CH" w:eastAsia="de-DE"/>
              </w:rPr>
              <w:t>≥ 500 words</w:t>
            </w:r>
          </w:p>
        </w:tc>
        <w:tc>
          <w:tcPr>
            <w:tcW w:w="700" w:type="dxa"/>
            <w:vAlign w:val="center"/>
          </w:tcPr>
          <w:p w14:paraId="5E9B66D4" w14:textId="77777777" w:rsidR="008E197B" w:rsidRDefault="008E197B">
            <w:pPr>
              <w:widowControl/>
              <w:spacing w:after="0" w:line="240" w:lineRule="auto"/>
              <w:ind w:firstLine="0"/>
              <w:jc w:val="center"/>
            </w:pPr>
            <w:r>
              <w:rPr>
                <w:rFonts w:eastAsia="Times New Roman" w:cs="Times New Roman"/>
                <w:sz w:val="15"/>
                <w:szCs w:val="15"/>
                <w:lang w:val="de-CH" w:eastAsia="de-DE"/>
              </w:rPr>
              <w:t>222</w:t>
            </w:r>
          </w:p>
        </w:tc>
        <w:tc>
          <w:tcPr>
            <w:tcW w:w="900" w:type="dxa"/>
            <w:vAlign w:val="center"/>
          </w:tcPr>
          <w:p w14:paraId="0AC4B2DA" w14:textId="77777777" w:rsidR="008E197B" w:rsidRDefault="008E197B">
            <w:pPr>
              <w:widowControl/>
              <w:spacing w:after="0" w:line="240" w:lineRule="auto"/>
              <w:ind w:firstLine="0"/>
              <w:jc w:val="center"/>
            </w:pPr>
            <w:r>
              <w:rPr>
                <w:rFonts w:eastAsia="Times New Roman" w:cs="Times New Roman"/>
                <w:sz w:val="15"/>
                <w:szCs w:val="15"/>
                <w:lang w:val="de-CH" w:eastAsia="de-DE"/>
              </w:rPr>
              <w:t>−0.110</w:t>
            </w:r>
          </w:p>
        </w:tc>
        <w:tc>
          <w:tcPr>
            <w:tcW w:w="700" w:type="dxa"/>
            <w:vAlign w:val="center"/>
          </w:tcPr>
          <w:p w14:paraId="370E14E3" w14:textId="77777777" w:rsidR="008E197B" w:rsidRDefault="008E197B">
            <w:pPr>
              <w:widowControl/>
              <w:spacing w:after="0" w:line="240" w:lineRule="auto"/>
              <w:ind w:firstLine="0"/>
              <w:jc w:val="center"/>
            </w:pPr>
            <w:r>
              <w:rPr>
                <w:rFonts w:eastAsia="Times New Roman" w:cs="Times New Roman"/>
                <w:sz w:val="15"/>
                <w:szCs w:val="15"/>
                <w:lang w:val="de-CH" w:eastAsia="de-DE"/>
              </w:rPr>
              <w:t>61.4</w:t>
            </w:r>
          </w:p>
        </w:tc>
        <w:tc>
          <w:tcPr>
            <w:tcW w:w="900" w:type="dxa"/>
            <w:vAlign w:val="center"/>
          </w:tcPr>
          <w:p w14:paraId="32440B14" w14:textId="77777777" w:rsidR="008E197B" w:rsidRDefault="008E197B">
            <w:pPr>
              <w:widowControl/>
              <w:spacing w:after="0" w:line="240" w:lineRule="auto"/>
              <w:ind w:firstLine="0"/>
              <w:jc w:val="center"/>
            </w:pPr>
            <w:r>
              <w:rPr>
                <w:rFonts w:eastAsia="Times New Roman" w:cs="Times New Roman"/>
                <w:sz w:val="15"/>
                <w:szCs w:val="15"/>
                <w:lang w:val="de-CH" w:eastAsia="de-DE"/>
              </w:rPr>
              <w:t>−0.197</w:t>
            </w:r>
          </w:p>
        </w:tc>
        <w:tc>
          <w:tcPr>
            <w:tcW w:w="700" w:type="dxa"/>
            <w:vAlign w:val="center"/>
          </w:tcPr>
          <w:p w14:paraId="7769C419" w14:textId="77777777" w:rsidR="008E197B" w:rsidRDefault="008E197B">
            <w:pPr>
              <w:widowControl/>
              <w:spacing w:after="0" w:line="240" w:lineRule="auto"/>
              <w:ind w:firstLine="0"/>
              <w:jc w:val="center"/>
            </w:pPr>
            <w:r>
              <w:rPr>
                <w:rFonts w:eastAsia="Times New Roman" w:cs="Times New Roman"/>
                <w:sz w:val="15"/>
                <w:szCs w:val="15"/>
                <w:lang w:val="de-CH" w:eastAsia="de-DE"/>
              </w:rPr>
              <w:t>22.3</w:t>
            </w:r>
          </w:p>
        </w:tc>
        <w:tc>
          <w:tcPr>
            <w:tcW w:w="960" w:type="dxa"/>
            <w:vAlign w:val="center"/>
          </w:tcPr>
          <w:p w14:paraId="2F94D803" w14:textId="77777777" w:rsidR="008E197B" w:rsidRDefault="008E197B">
            <w:pPr>
              <w:widowControl/>
              <w:spacing w:after="0" w:line="240" w:lineRule="auto"/>
              <w:ind w:firstLine="0"/>
              <w:jc w:val="center"/>
            </w:pPr>
            <w:r>
              <w:rPr>
                <w:rFonts w:eastAsia="Times New Roman" w:cs="Times New Roman"/>
                <w:sz w:val="15"/>
                <w:szCs w:val="15"/>
                <w:lang w:val="de-CH" w:eastAsia="de-DE"/>
              </w:rPr>
              <w:t>−0.214</w:t>
            </w:r>
          </w:p>
        </w:tc>
        <w:tc>
          <w:tcPr>
            <w:tcW w:w="700" w:type="dxa"/>
            <w:vAlign w:val="center"/>
          </w:tcPr>
          <w:p w14:paraId="7C2FB856" w14:textId="77777777" w:rsidR="008E197B" w:rsidRDefault="008E197B">
            <w:pPr>
              <w:widowControl/>
              <w:spacing w:after="0" w:line="240" w:lineRule="auto"/>
              <w:ind w:firstLine="0"/>
              <w:jc w:val="center"/>
            </w:pPr>
            <w:r>
              <w:rPr>
                <w:rFonts w:eastAsia="Times New Roman" w:cs="Times New Roman"/>
                <w:sz w:val="15"/>
                <w:szCs w:val="15"/>
                <w:lang w:val="de-CH" w:eastAsia="de-DE"/>
              </w:rPr>
              <w:t>67.8</w:t>
            </w:r>
          </w:p>
        </w:tc>
      </w:tr>
      <w:tr w:rsidR="00EE5E60" w14:paraId="51C5B673" w14:textId="77777777" w:rsidTr="009F3E2E">
        <w:tc>
          <w:tcPr>
            <w:tcW w:w="1750" w:type="dxa"/>
            <w:vAlign w:val="center"/>
          </w:tcPr>
          <w:p w14:paraId="5116641C" w14:textId="77777777" w:rsidR="008E197B" w:rsidRDefault="008E197B">
            <w:pPr>
              <w:widowControl/>
              <w:spacing w:after="0" w:line="240" w:lineRule="auto"/>
              <w:ind w:firstLine="0"/>
            </w:pPr>
            <w:r>
              <w:rPr>
                <w:rFonts w:eastAsia="Times New Roman" w:cs="Times New Roman"/>
                <w:sz w:val="15"/>
                <w:szCs w:val="15"/>
                <w:lang w:val="de-CH" w:eastAsia="de-DE"/>
              </w:rPr>
              <w:t>Survival horizon</w:t>
            </w:r>
          </w:p>
        </w:tc>
        <w:tc>
          <w:tcPr>
            <w:tcW w:w="1180" w:type="dxa"/>
            <w:vAlign w:val="center"/>
          </w:tcPr>
          <w:p w14:paraId="630B622F" w14:textId="77777777" w:rsidR="008E197B" w:rsidRDefault="008E197B">
            <w:pPr>
              <w:widowControl/>
              <w:spacing w:after="0" w:line="240" w:lineRule="auto"/>
              <w:ind w:firstLine="0"/>
            </w:pPr>
            <w:r>
              <w:rPr>
                <w:rFonts w:eastAsia="Times New Roman" w:cs="Times New Roman"/>
                <w:sz w:val="15"/>
                <w:szCs w:val="15"/>
                <w:lang w:val="de-CH" w:eastAsia="de-DE"/>
              </w:rPr>
              <w:t>Status at census</w:t>
            </w:r>
          </w:p>
        </w:tc>
        <w:tc>
          <w:tcPr>
            <w:tcW w:w="700" w:type="dxa"/>
            <w:vAlign w:val="center"/>
          </w:tcPr>
          <w:p w14:paraId="46C28103" w14:textId="77777777" w:rsidR="008E197B" w:rsidRDefault="008E197B">
            <w:pPr>
              <w:widowControl/>
              <w:spacing w:after="0" w:line="240" w:lineRule="auto"/>
              <w:ind w:firstLine="0"/>
              <w:jc w:val="center"/>
            </w:pPr>
            <w:r>
              <w:rPr>
                <w:rFonts w:eastAsia="Times New Roman" w:cs="Times New Roman"/>
                <w:sz w:val="15"/>
                <w:szCs w:val="15"/>
                <w:lang w:val="de-CH" w:eastAsia="de-DE"/>
              </w:rPr>
              <w:t>260</w:t>
            </w:r>
          </w:p>
        </w:tc>
        <w:tc>
          <w:tcPr>
            <w:tcW w:w="900" w:type="dxa"/>
            <w:vAlign w:val="center"/>
          </w:tcPr>
          <w:p w14:paraId="2EDC250F" w14:textId="77777777" w:rsidR="008E197B" w:rsidRDefault="008E197B">
            <w:pPr>
              <w:widowControl/>
              <w:spacing w:after="0" w:line="240" w:lineRule="auto"/>
              <w:ind w:firstLine="0"/>
              <w:jc w:val="center"/>
            </w:pPr>
            <w:r>
              <w:rPr>
                <w:rFonts w:eastAsia="Times New Roman" w:cs="Times New Roman"/>
                <w:sz w:val="15"/>
                <w:szCs w:val="15"/>
                <w:lang w:val="de-CH" w:eastAsia="de-DE"/>
              </w:rPr>
              <w:t>−0.117</w:t>
            </w:r>
          </w:p>
        </w:tc>
        <w:tc>
          <w:tcPr>
            <w:tcW w:w="700" w:type="dxa"/>
            <w:vAlign w:val="center"/>
          </w:tcPr>
          <w:p w14:paraId="4E86898A" w14:textId="77777777" w:rsidR="008E197B" w:rsidRDefault="008E197B">
            <w:pPr>
              <w:widowControl/>
              <w:spacing w:after="0" w:line="240" w:lineRule="auto"/>
              <w:ind w:firstLine="0"/>
              <w:jc w:val="center"/>
            </w:pPr>
            <w:r>
              <w:rPr>
                <w:rFonts w:eastAsia="Times New Roman" w:cs="Times New Roman"/>
                <w:sz w:val="15"/>
                <w:szCs w:val="15"/>
                <w:lang w:val="de-CH" w:eastAsia="de-DE"/>
              </w:rPr>
              <w:t>91.7</w:t>
            </w:r>
          </w:p>
        </w:tc>
        <w:tc>
          <w:tcPr>
            <w:tcW w:w="900" w:type="dxa"/>
            <w:vAlign w:val="center"/>
          </w:tcPr>
          <w:p w14:paraId="1A574BDA" w14:textId="77777777" w:rsidR="008E197B" w:rsidRDefault="008E197B">
            <w:pPr>
              <w:widowControl/>
              <w:spacing w:after="0" w:line="240" w:lineRule="auto"/>
              <w:ind w:firstLine="0"/>
              <w:jc w:val="center"/>
            </w:pPr>
            <w:r>
              <w:rPr>
                <w:rFonts w:eastAsia="Times New Roman" w:cs="Times New Roman"/>
                <w:sz w:val="15"/>
                <w:szCs w:val="15"/>
                <w:lang w:val="de-CH" w:eastAsia="de-DE"/>
              </w:rPr>
              <w:t>−0.192</w:t>
            </w:r>
          </w:p>
        </w:tc>
        <w:tc>
          <w:tcPr>
            <w:tcW w:w="700" w:type="dxa"/>
            <w:vAlign w:val="center"/>
          </w:tcPr>
          <w:p w14:paraId="2205A012" w14:textId="77777777" w:rsidR="008E197B" w:rsidRDefault="008E197B">
            <w:pPr>
              <w:widowControl/>
              <w:spacing w:after="0" w:line="240" w:lineRule="auto"/>
              <w:ind w:firstLine="0"/>
              <w:jc w:val="center"/>
            </w:pPr>
            <w:r>
              <w:rPr>
                <w:rFonts w:eastAsia="Times New Roman" w:cs="Times New Roman"/>
                <w:sz w:val="15"/>
                <w:szCs w:val="15"/>
                <w:lang w:val="de-CH" w:eastAsia="de-DE"/>
              </w:rPr>
              <w:t>23.6</w:t>
            </w:r>
          </w:p>
        </w:tc>
        <w:tc>
          <w:tcPr>
            <w:tcW w:w="960" w:type="dxa"/>
            <w:vAlign w:val="center"/>
          </w:tcPr>
          <w:p w14:paraId="4CDA9D04" w14:textId="77777777" w:rsidR="008E197B" w:rsidRDefault="008E197B">
            <w:pPr>
              <w:widowControl/>
              <w:spacing w:after="0" w:line="240" w:lineRule="auto"/>
              <w:ind w:firstLine="0"/>
              <w:jc w:val="center"/>
            </w:pPr>
            <w:r>
              <w:rPr>
                <w:rFonts w:eastAsia="Times New Roman" w:cs="Times New Roman"/>
                <w:sz w:val="15"/>
                <w:szCs w:val="15"/>
                <w:lang w:val="de-CH" w:eastAsia="de-DE"/>
              </w:rPr>
              <w:t>−0.236</w:t>
            </w:r>
          </w:p>
        </w:tc>
        <w:tc>
          <w:tcPr>
            <w:tcW w:w="700" w:type="dxa"/>
            <w:vAlign w:val="center"/>
          </w:tcPr>
          <w:p w14:paraId="79C6916B" w14:textId="77777777" w:rsidR="008E197B" w:rsidRDefault="008E197B">
            <w:pPr>
              <w:widowControl/>
              <w:spacing w:after="0" w:line="240" w:lineRule="auto"/>
              <w:ind w:firstLine="0"/>
              <w:jc w:val="center"/>
            </w:pPr>
            <w:r>
              <w:rPr>
                <w:rFonts w:eastAsia="Times New Roman" w:cs="Times New Roman"/>
                <w:sz w:val="15"/>
                <w:szCs w:val="15"/>
                <w:lang w:val="de-CH" w:eastAsia="de-DE"/>
              </w:rPr>
              <w:t>100.0</w:t>
            </w:r>
          </w:p>
        </w:tc>
      </w:tr>
      <w:tr w:rsidR="00EE5E60" w14:paraId="751E288C" w14:textId="77777777" w:rsidTr="009F3E2E">
        <w:tc>
          <w:tcPr>
            <w:tcW w:w="1750" w:type="dxa"/>
            <w:vAlign w:val="center"/>
          </w:tcPr>
          <w:p w14:paraId="28F527EE" w14:textId="77777777" w:rsidR="008E197B" w:rsidRDefault="008E197B">
            <w:pPr>
              <w:widowControl/>
              <w:spacing w:after="0" w:line="240" w:lineRule="auto"/>
              <w:ind w:firstLine="0"/>
            </w:pPr>
          </w:p>
        </w:tc>
        <w:tc>
          <w:tcPr>
            <w:tcW w:w="1180" w:type="dxa"/>
            <w:vAlign w:val="center"/>
          </w:tcPr>
          <w:p w14:paraId="60099A3E" w14:textId="77777777" w:rsidR="008E197B" w:rsidRDefault="008E197B">
            <w:pPr>
              <w:widowControl/>
              <w:spacing w:after="0" w:line="240" w:lineRule="auto"/>
              <w:ind w:firstLine="0"/>
            </w:pPr>
            <w:r>
              <w:rPr>
                <w:rFonts w:eastAsia="Times New Roman" w:cs="Times New Roman"/>
                <w:sz w:val="15"/>
                <w:szCs w:val="15"/>
                <w:lang w:val="de-CH" w:eastAsia="de-DE"/>
              </w:rPr>
              <w:t>3-year window</w:t>
            </w:r>
          </w:p>
        </w:tc>
        <w:tc>
          <w:tcPr>
            <w:tcW w:w="700" w:type="dxa"/>
            <w:vAlign w:val="center"/>
          </w:tcPr>
          <w:p w14:paraId="6B6F32FC" w14:textId="77777777" w:rsidR="008E197B" w:rsidRDefault="008E197B">
            <w:pPr>
              <w:widowControl/>
              <w:spacing w:after="0" w:line="240" w:lineRule="auto"/>
              <w:ind w:firstLine="0"/>
              <w:jc w:val="center"/>
            </w:pPr>
            <w:r>
              <w:rPr>
                <w:rFonts w:eastAsia="Times New Roman" w:cs="Times New Roman"/>
                <w:sz w:val="15"/>
                <w:szCs w:val="15"/>
                <w:lang w:val="de-CH" w:eastAsia="de-DE"/>
              </w:rPr>
              <w:t>236</w:t>
            </w:r>
          </w:p>
        </w:tc>
        <w:tc>
          <w:tcPr>
            <w:tcW w:w="900" w:type="dxa"/>
            <w:vAlign w:val="center"/>
          </w:tcPr>
          <w:p w14:paraId="2403CE0E" w14:textId="77777777" w:rsidR="008E197B" w:rsidRDefault="008E197B">
            <w:pPr>
              <w:widowControl/>
              <w:spacing w:after="0" w:line="240" w:lineRule="auto"/>
              <w:ind w:firstLine="0"/>
              <w:jc w:val="center"/>
            </w:pPr>
            <w:r>
              <w:rPr>
                <w:rFonts w:eastAsia="Times New Roman" w:cs="Times New Roman"/>
                <w:sz w:val="15"/>
                <w:szCs w:val="15"/>
                <w:lang w:val="de-CH" w:eastAsia="de-DE"/>
              </w:rPr>
              <w:t>−0.094</w:t>
            </w:r>
          </w:p>
        </w:tc>
        <w:tc>
          <w:tcPr>
            <w:tcW w:w="700" w:type="dxa"/>
            <w:vAlign w:val="center"/>
          </w:tcPr>
          <w:p w14:paraId="4104C720" w14:textId="77777777" w:rsidR="008E197B" w:rsidRDefault="008E197B">
            <w:pPr>
              <w:widowControl/>
              <w:spacing w:after="0" w:line="240" w:lineRule="auto"/>
              <w:ind w:firstLine="0"/>
              <w:jc w:val="center"/>
            </w:pPr>
            <w:r>
              <w:rPr>
                <w:rFonts w:eastAsia="Times New Roman" w:cs="Times New Roman"/>
                <w:sz w:val="15"/>
                <w:szCs w:val="15"/>
                <w:lang w:val="de-CH" w:eastAsia="de-DE"/>
              </w:rPr>
              <w:t>46.7</w:t>
            </w:r>
          </w:p>
        </w:tc>
        <w:tc>
          <w:tcPr>
            <w:tcW w:w="900" w:type="dxa"/>
            <w:vAlign w:val="center"/>
          </w:tcPr>
          <w:p w14:paraId="6F5800DF" w14:textId="77777777" w:rsidR="008E197B" w:rsidRDefault="008E197B">
            <w:pPr>
              <w:widowControl/>
              <w:spacing w:after="0" w:line="240" w:lineRule="auto"/>
              <w:ind w:firstLine="0"/>
              <w:jc w:val="center"/>
            </w:pPr>
            <w:r>
              <w:rPr>
                <w:rFonts w:eastAsia="Times New Roman" w:cs="Times New Roman"/>
                <w:sz w:val="15"/>
                <w:szCs w:val="15"/>
                <w:lang w:val="de-CH" w:eastAsia="de-DE"/>
              </w:rPr>
              <w:t>−0.212</w:t>
            </w:r>
          </w:p>
        </w:tc>
        <w:tc>
          <w:tcPr>
            <w:tcW w:w="700" w:type="dxa"/>
            <w:vAlign w:val="center"/>
          </w:tcPr>
          <w:p w14:paraId="1E265A95" w14:textId="77777777" w:rsidR="008E197B" w:rsidRDefault="008E197B">
            <w:pPr>
              <w:widowControl/>
              <w:spacing w:after="0" w:line="240" w:lineRule="auto"/>
              <w:ind w:firstLine="0"/>
              <w:jc w:val="center"/>
            </w:pPr>
            <w:r>
              <w:rPr>
                <w:rFonts w:eastAsia="Times New Roman" w:cs="Times New Roman"/>
                <w:sz w:val="15"/>
                <w:szCs w:val="15"/>
                <w:lang w:val="de-CH" w:eastAsia="de-DE"/>
              </w:rPr>
              <w:t>47.0</w:t>
            </w:r>
          </w:p>
        </w:tc>
        <w:tc>
          <w:tcPr>
            <w:tcW w:w="960" w:type="dxa"/>
            <w:vAlign w:val="center"/>
          </w:tcPr>
          <w:p w14:paraId="406DCB70" w14:textId="77777777" w:rsidR="008E197B" w:rsidRDefault="008E197B">
            <w:pPr>
              <w:widowControl/>
              <w:spacing w:after="0" w:line="240" w:lineRule="auto"/>
              <w:ind w:firstLine="0"/>
              <w:jc w:val="center"/>
            </w:pPr>
            <w:r>
              <w:rPr>
                <w:rFonts w:eastAsia="Times New Roman" w:cs="Times New Roman"/>
                <w:sz w:val="15"/>
                <w:szCs w:val="15"/>
                <w:lang w:val="de-CH" w:eastAsia="de-DE"/>
              </w:rPr>
              <w:t>−0.184</w:t>
            </w:r>
          </w:p>
        </w:tc>
        <w:tc>
          <w:tcPr>
            <w:tcW w:w="700" w:type="dxa"/>
            <w:vAlign w:val="center"/>
          </w:tcPr>
          <w:p w14:paraId="4F226233" w14:textId="77777777" w:rsidR="008E197B" w:rsidRDefault="008E197B">
            <w:pPr>
              <w:widowControl/>
              <w:spacing w:after="0" w:line="240" w:lineRule="auto"/>
              <w:ind w:firstLine="0"/>
              <w:jc w:val="center"/>
            </w:pPr>
            <w:r>
              <w:rPr>
                <w:rFonts w:eastAsia="Times New Roman" w:cs="Times New Roman"/>
                <w:sz w:val="15"/>
                <w:szCs w:val="15"/>
                <w:lang w:val="de-CH" w:eastAsia="de-DE"/>
              </w:rPr>
              <w:t>58.5</w:t>
            </w:r>
          </w:p>
        </w:tc>
      </w:tr>
      <w:tr w:rsidR="00EE5E60" w14:paraId="343F9CB8" w14:textId="77777777" w:rsidTr="009F3E2E">
        <w:tc>
          <w:tcPr>
            <w:tcW w:w="1750" w:type="dxa"/>
            <w:vAlign w:val="center"/>
          </w:tcPr>
          <w:p w14:paraId="210683E3" w14:textId="77777777" w:rsidR="008E197B" w:rsidRDefault="008E197B">
            <w:pPr>
              <w:widowControl/>
              <w:spacing w:after="0" w:line="240" w:lineRule="auto"/>
              <w:ind w:firstLine="0"/>
            </w:pPr>
          </w:p>
        </w:tc>
        <w:tc>
          <w:tcPr>
            <w:tcW w:w="1180" w:type="dxa"/>
            <w:vAlign w:val="center"/>
          </w:tcPr>
          <w:p w14:paraId="11FE6D11" w14:textId="77777777" w:rsidR="008E197B" w:rsidRDefault="008E197B">
            <w:pPr>
              <w:widowControl/>
              <w:spacing w:after="0" w:line="240" w:lineRule="auto"/>
              <w:ind w:firstLine="0"/>
            </w:pPr>
            <w:r>
              <w:rPr>
                <w:rFonts w:eastAsia="Times New Roman" w:cs="Times New Roman"/>
                <w:sz w:val="15"/>
                <w:szCs w:val="15"/>
                <w:lang w:val="de-CH" w:eastAsia="de-DE"/>
              </w:rPr>
              <w:t>5-year window</w:t>
            </w:r>
          </w:p>
        </w:tc>
        <w:tc>
          <w:tcPr>
            <w:tcW w:w="700" w:type="dxa"/>
            <w:vAlign w:val="center"/>
          </w:tcPr>
          <w:p w14:paraId="68AAD13B" w14:textId="77777777" w:rsidR="008E197B" w:rsidRDefault="008E197B">
            <w:pPr>
              <w:widowControl/>
              <w:spacing w:after="0" w:line="240" w:lineRule="auto"/>
              <w:ind w:firstLine="0"/>
              <w:jc w:val="center"/>
            </w:pPr>
            <w:r>
              <w:rPr>
                <w:rFonts w:eastAsia="Times New Roman" w:cs="Times New Roman"/>
                <w:sz w:val="15"/>
                <w:szCs w:val="15"/>
                <w:lang w:val="de-CH" w:eastAsia="de-DE"/>
              </w:rPr>
              <w:t>227</w:t>
            </w:r>
          </w:p>
        </w:tc>
        <w:tc>
          <w:tcPr>
            <w:tcW w:w="900" w:type="dxa"/>
            <w:vAlign w:val="center"/>
          </w:tcPr>
          <w:p w14:paraId="7C29BD24" w14:textId="77777777" w:rsidR="008E197B" w:rsidRDefault="008E197B">
            <w:pPr>
              <w:widowControl/>
              <w:spacing w:after="0" w:line="240" w:lineRule="auto"/>
              <w:ind w:firstLine="0"/>
              <w:jc w:val="center"/>
            </w:pPr>
            <w:r>
              <w:rPr>
                <w:rFonts w:eastAsia="Times New Roman" w:cs="Times New Roman"/>
                <w:sz w:val="15"/>
                <w:szCs w:val="15"/>
                <w:lang w:val="de-CH" w:eastAsia="de-DE"/>
              </w:rPr>
              <w:t>−0.109</w:t>
            </w:r>
          </w:p>
        </w:tc>
        <w:tc>
          <w:tcPr>
            <w:tcW w:w="700" w:type="dxa"/>
            <w:vAlign w:val="center"/>
          </w:tcPr>
          <w:p w14:paraId="6849FFD1" w14:textId="77777777" w:rsidR="008E197B" w:rsidRDefault="008E197B">
            <w:pPr>
              <w:widowControl/>
              <w:spacing w:after="0" w:line="240" w:lineRule="auto"/>
              <w:ind w:firstLine="0"/>
              <w:jc w:val="center"/>
            </w:pPr>
            <w:r>
              <w:rPr>
                <w:rFonts w:eastAsia="Times New Roman" w:cs="Times New Roman"/>
                <w:sz w:val="15"/>
                <w:szCs w:val="15"/>
                <w:lang w:val="de-CH" w:eastAsia="de-DE"/>
              </w:rPr>
              <w:t>77.9</w:t>
            </w:r>
          </w:p>
        </w:tc>
        <w:tc>
          <w:tcPr>
            <w:tcW w:w="900" w:type="dxa"/>
            <w:vAlign w:val="center"/>
          </w:tcPr>
          <w:p w14:paraId="79E7EAC9" w14:textId="77777777" w:rsidR="008E197B" w:rsidRDefault="008E197B">
            <w:pPr>
              <w:widowControl/>
              <w:spacing w:after="0" w:line="240" w:lineRule="auto"/>
              <w:ind w:firstLine="0"/>
              <w:jc w:val="center"/>
            </w:pPr>
            <w:r>
              <w:rPr>
                <w:rFonts w:eastAsia="Times New Roman" w:cs="Times New Roman"/>
                <w:sz w:val="15"/>
                <w:szCs w:val="15"/>
                <w:lang w:val="de-CH" w:eastAsia="de-DE"/>
              </w:rPr>
              <w:t>−0.183</w:t>
            </w:r>
          </w:p>
        </w:tc>
        <w:tc>
          <w:tcPr>
            <w:tcW w:w="700" w:type="dxa"/>
            <w:vAlign w:val="center"/>
          </w:tcPr>
          <w:p w14:paraId="51271682" w14:textId="77777777" w:rsidR="008E197B" w:rsidRDefault="008E197B">
            <w:pPr>
              <w:widowControl/>
              <w:spacing w:after="0" w:line="240" w:lineRule="auto"/>
              <w:ind w:firstLine="0"/>
              <w:jc w:val="center"/>
            </w:pPr>
            <w:r>
              <w:rPr>
                <w:rFonts w:eastAsia="Times New Roman" w:cs="Times New Roman"/>
                <w:sz w:val="15"/>
                <w:szCs w:val="15"/>
                <w:lang w:val="de-CH" w:eastAsia="de-DE"/>
              </w:rPr>
              <w:t>11.6</w:t>
            </w:r>
          </w:p>
        </w:tc>
        <w:tc>
          <w:tcPr>
            <w:tcW w:w="960" w:type="dxa"/>
            <w:vAlign w:val="center"/>
          </w:tcPr>
          <w:p w14:paraId="63974BDF" w14:textId="77777777" w:rsidR="008E197B" w:rsidRDefault="008E197B">
            <w:pPr>
              <w:widowControl/>
              <w:spacing w:after="0" w:line="240" w:lineRule="auto"/>
              <w:ind w:firstLine="0"/>
              <w:jc w:val="center"/>
            </w:pPr>
            <w:r>
              <w:rPr>
                <w:rFonts w:eastAsia="Times New Roman" w:cs="Times New Roman"/>
                <w:sz w:val="15"/>
                <w:szCs w:val="15"/>
                <w:lang w:val="de-CH" w:eastAsia="de-DE"/>
              </w:rPr>
              <w:t>−0.205</w:t>
            </w:r>
          </w:p>
        </w:tc>
        <w:tc>
          <w:tcPr>
            <w:tcW w:w="700" w:type="dxa"/>
            <w:vAlign w:val="center"/>
          </w:tcPr>
          <w:p w14:paraId="3E469143" w14:textId="77777777" w:rsidR="008E197B" w:rsidRDefault="008E197B">
            <w:pPr>
              <w:widowControl/>
              <w:spacing w:after="0" w:line="240" w:lineRule="auto"/>
              <w:ind w:firstLine="0"/>
              <w:jc w:val="center"/>
            </w:pPr>
            <w:r>
              <w:rPr>
                <w:rFonts w:eastAsia="Times New Roman" w:cs="Times New Roman"/>
                <w:sz w:val="15"/>
                <w:szCs w:val="15"/>
                <w:lang w:val="de-CH" w:eastAsia="de-DE"/>
              </w:rPr>
              <w:t>66.9</w:t>
            </w:r>
          </w:p>
        </w:tc>
      </w:tr>
      <w:tr w:rsidR="00EE5E60" w14:paraId="4BB80BA6" w14:textId="77777777" w:rsidTr="009F3E2E">
        <w:tc>
          <w:tcPr>
            <w:tcW w:w="1750" w:type="dxa"/>
            <w:vAlign w:val="center"/>
          </w:tcPr>
          <w:p w14:paraId="076C0F78" w14:textId="77777777" w:rsidR="008E197B" w:rsidRDefault="008E197B">
            <w:pPr>
              <w:widowControl/>
              <w:spacing w:after="0" w:line="240" w:lineRule="auto"/>
              <w:ind w:firstLine="0"/>
            </w:pPr>
          </w:p>
        </w:tc>
        <w:tc>
          <w:tcPr>
            <w:tcW w:w="1180" w:type="dxa"/>
            <w:vAlign w:val="center"/>
          </w:tcPr>
          <w:p w14:paraId="579A3327" w14:textId="77777777" w:rsidR="008E197B" w:rsidRDefault="008E197B">
            <w:pPr>
              <w:widowControl/>
              <w:spacing w:after="0" w:line="240" w:lineRule="auto"/>
              <w:ind w:firstLine="0"/>
            </w:pPr>
            <w:r>
              <w:rPr>
                <w:rFonts w:eastAsia="Times New Roman" w:cs="Times New Roman"/>
                <w:sz w:val="15"/>
                <w:szCs w:val="15"/>
                <w:lang w:val="de-CH" w:eastAsia="de-DE"/>
              </w:rPr>
              <w:t>8-year window</w:t>
            </w:r>
          </w:p>
        </w:tc>
        <w:tc>
          <w:tcPr>
            <w:tcW w:w="700" w:type="dxa"/>
            <w:vAlign w:val="center"/>
          </w:tcPr>
          <w:p w14:paraId="51A940B9" w14:textId="77777777" w:rsidR="008E197B" w:rsidRDefault="008E197B">
            <w:pPr>
              <w:widowControl/>
              <w:spacing w:after="0" w:line="240" w:lineRule="auto"/>
              <w:ind w:firstLine="0"/>
              <w:jc w:val="center"/>
            </w:pPr>
            <w:r>
              <w:rPr>
                <w:rFonts w:eastAsia="Times New Roman" w:cs="Times New Roman"/>
                <w:sz w:val="15"/>
                <w:szCs w:val="15"/>
                <w:lang w:val="de-CH" w:eastAsia="de-DE"/>
              </w:rPr>
              <w:t>190</w:t>
            </w:r>
          </w:p>
        </w:tc>
        <w:tc>
          <w:tcPr>
            <w:tcW w:w="900" w:type="dxa"/>
            <w:vAlign w:val="center"/>
          </w:tcPr>
          <w:p w14:paraId="6524E613" w14:textId="77777777" w:rsidR="008E197B" w:rsidRDefault="008E197B">
            <w:pPr>
              <w:widowControl/>
              <w:spacing w:after="0" w:line="240" w:lineRule="auto"/>
              <w:ind w:firstLine="0"/>
              <w:jc w:val="center"/>
            </w:pPr>
            <w:r>
              <w:rPr>
                <w:rFonts w:eastAsia="Times New Roman" w:cs="Times New Roman"/>
                <w:sz w:val="15"/>
                <w:szCs w:val="15"/>
                <w:lang w:val="de-CH" w:eastAsia="de-DE"/>
              </w:rPr>
              <w:t>−0.113</w:t>
            </w:r>
          </w:p>
        </w:tc>
        <w:tc>
          <w:tcPr>
            <w:tcW w:w="700" w:type="dxa"/>
            <w:vAlign w:val="center"/>
          </w:tcPr>
          <w:p w14:paraId="539B642E" w14:textId="77777777" w:rsidR="008E197B" w:rsidRDefault="008E197B">
            <w:pPr>
              <w:widowControl/>
              <w:spacing w:after="0" w:line="240" w:lineRule="auto"/>
              <w:ind w:firstLine="0"/>
              <w:jc w:val="center"/>
            </w:pPr>
            <w:r>
              <w:rPr>
                <w:rFonts w:eastAsia="Times New Roman" w:cs="Times New Roman"/>
                <w:sz w:val="15"/>
                <w:szCs w:val="15"/>
                <w:lang w:val="de-CH" w:eastAsia="de-DE"/>
              </w:rPr>
              <w:t>42.9</w:t>
            </w:r>
          </w:p>
        </w:tc>
        <w:tc>
          <w:tcPr>
            <w:tcW w:w="900" w:type="dxa"/>
            <w:vAlign w:val="center"/>
          </w:tcPr>
          <w:p w14:paraId="0B5F2D87" w14:textId="77777777" w:rsidR="008E197B" w:rsidRDefault="008E197B">
            <w:pPr>
              <w:widowControl/>
              <w:spacing w:after="0" w:line="240" w:lineRule="auto"/>
              <w:ind w:firstLine="0"/>
              <w:jc w:val="center"/>
            </w:pPr>
            <w:r>
              <w:rPr>
                <w:rFonts w:eastAsia="Times New Roman" w:cs="Times New Roman"/>
                <w:sz w:val="15"/>
                <w:szCs w:val="15"/>
                <w:lang w:val="de-CH" w:eastAsia="de-DE"/>
              </w:rPr>
              <w:t>−0.183</w:t>
            </w:r>
          </w:p>
        </w:tc>
        <w:tc>
          <w:tcPr>
            <w:tcW w:w="700" w:type="dxa"/>
            <w:vAlign w:val="center"/>
          </w:tcPr>
          <w:p w14:paraId="5D624E56" w14:textId="77777777" w:rsidR="008E197B" w:rsidRDefault="008E197B">
            <w:pPr>
              <w:widowControl/>
              <w:spacing w:after="0" w:line="240" w:lineRule="auto"/>
              <w:ind w:firstLine="0"/>
              <w:jc w:val="center"/>
            </w:pPr>
            <w:r>
              <w:rPr>
                <w:rFonts w:eastAsia="Times New Roman" w:cs="Times New Roman"/>
                <w:sz w:val="15"/>
                <w:szCs w:val="15"/>
                <w:lang w:val="de-CH" w:eastAsia="de-DE"/>
              </w:rPr>
              <w:t>0.3</w:t>
            </w:r>
          </w:p>
        </w:tc>
        <w:tc>
          <w:tcPr>
            <w:tcW w:w="960" w:type="dxa"/>
            <w:vAlign w:val="center"/>
          </w:tcPr>
          <w:p w14:paraId="1F641F39" w14:textId="77777777" w:rsidR="008E197B" w:rsidRDefault="008E197B">
            <w:pPr>
              <w:widowControl/>
              <w:spacing w:after="0" w:line="240" w:lineRule="auto"/>
              <w:ind w:firstLine="0"/>
              <w:jc w:val="center"/>
            </w:pPr>
            <w:r>
              <w:rPr>
                <w:rFonts w:eastAsia="Times New Roman" w:cs="Times New Roman"/>
                <w:sz w:val="15"/>
                <w:szCs w:val="15"/>
                <w:lang w:val="de-CH" w:eastAsia="de-DE"/>
              </w:rPr>
              <w:t>−0.199</w:t>
            </w:r>
          </w:p>
        </w:tc>
        <w:tc>
          <w:tcPr>
            <w:tcW w:w="700" w:type="dxa"/>
            <w:vAlign w:val="center"/>
          </w:tcPr>
          <w:p w14:paraId="5F0E8959" w14:textId="77777777" w:rsidR="008E197B" w:rsidRDefault="008E197B">
            <w:pPr>
              <w:widowControl/>
              <w:spacing w:after="0" w:line="240" w:lineRule="auto"/>
              <w:ind w:firstLine="0"/>
              <w:jc w:val="center"/>
            </w:pPr>
            <w:r>
              <w:rPr>
                <w:rFonts w:eastAsia="Times New Roman" w:cs="Times New Roman"/>
                <w:sz w:val="15"/>
                <w:szCs w:val="15"/>
                <w:lang w:val="de-CH" w:eastAsia="de-DE"/>
              </w:rPr>
              <w:t>59.9</w:t>
            </w:r>
          </w:p>
        </w:tc>
      </w:tr>
      <w:tr w:rsidR="00EE5E60" w14:paraId="4A2B98A6" w14:textId="77777777" w:rsidTr="009F3E2E">
        <w:tc>
          <w:tcPr>
            <w:tcW w:w="1750" w:type="dxa"/>
            <w:vAlign w:val="center"/>
          </w:tcPr>
          <w:p w14:paraId="6EA3C3DB" w14:textId="77777777" w:rsidR="008E197B" w:rsidRDefault="008E197B">
            <w:pPr>
              <w:widowControl/>
              <w:spacing w:after="0" w:line="240" w:lineRule="auto"/>
              <w:ind w:firstLine="0"/>
            </w:pPr>
            <w:r>
              <w:rPr>
                <w:rFonts w:eastAsia="Times New Roman" w:cs="Times New Roman"/>
                <w:sz w:val="15"/>
                <w:szCs w:val="15"/>
                <w:lang w:val="de-CH" w:eastAsia="de-DE"/>
              </w:rPr>
              <w:t>Founder covariates</w:t>
            </w:r>
          </w:p>
        </w:tc>
        <w:tc>
          <w:tcPr>
            <w:tcW w:w="1180" w:type="dxa"/>
            <w:vAlign w:val="center"/>
          </w:tcPr>
          <w:p w14:paraId="1B9D9F9F" w14:textId="77777777" w:rsidR="008E197B" w:rsidRDefault="008E197B">
            <w:pPr>
              <w:widowControl/>
              <w:spacing w:after="0" w:line="240" w:lineRule="auto"/>
              <w:ind w:firstLine="0"/>
            </w:pPr>
            <w:r>
              <w:rPr>
                <w:rFonts w:eastAsia="Times New Roman" w:cs="Times New Roman"/>
                <w:sz w:val="15"/>
                <w:szCs w:val="15"/>
                <w:lang w:val="de-CH" w:eastAsia="de-DE"/>
              </w:rPr>
              <w:t>Gender, age, race</w:t>
            </w:r>
          </w:p>
        </w:tc>
        <w:tc>
          <w:tcPr>
            <w:tcW w:w="700" w:type="dxa"/>
            <w:vAlign w:val="center"/>
          </w:tcPr>
          <w:p w14:paraId="0901625E" w14:textId="77777777" w:rsidR="008E197B" w:rsidRDefault="008E197B">
            <w:pPr>
              <w:widowControl/>
              <w:spacing w:after="0" w:line="240" w:lineRule="auto"/>
              <w:ind w:firstLine="0"/>
              <w:jc w:val="center"/>
            </w:pPr>
            <w:r>
              <w:rPr>
                <w:rFonts w:eastAsia="Times New Roman" w:cs="Times New Roman"/>
                <w:sz w:val="15"/>
                <w:szCs w:val="15"/>
                <w:lang w:val="de-CH" w:eastAsia="de-DE"/>
              </w:rPr>
              <w:t>224</w:t>
            </w:r>
          </w:p>
        </w:tc>
        <w:tc>
          <w:tcPr>
            <w:tcW w:w="900" w:type="dxa"/>
            <w:vAlign w:val="center"/>
          </w:tcPr>
          <w:p w14:paraId="15276E31" w14:textId="77777777" w:rsidR="008E197B" w:rsidRDefault="008E197B">
            <w:pPr>
              <w:widowControl/>
              <w:spacing w:after="0" w:line="240" w:lineRule="auto"/>
              <w:ind w:firstLine="0"/>
              <w:jc w:val="center"/>
            </w:pPr>
            <w:r>
              <w:rPr>
                <w:rFonts w:eastAsia="Times New Roman" w:cs="Times New Roman"/>
                <w:sz w:val="15"/>
                <w:szCs w:val="15"/>
                <w:lang w:val="de-CH" w:eastAsia="de-DE"/>
              </w:rPr>
              <w:t>−0.110</w:t>
            </w:r>
          </w:p>
        </w:tc>
        <w:tc>
          <w:tcPr>
            <w:tcW w:w="700" w:type="dxa"/>
            <w:vAlign w:val="center"/>
          </w:tcPr>
          <w:p w14:paraId="24BB1090" w14:textId="77777777" w:rsidR="008E197B" w:rsidRDefault="008E197B">
            <w:pPr>
              <w:widowControl/>
              <w:spacing w:after="0" w:line="240" w:lineRule="auto"/>
              <w:ind w:firstLine="0"/>
              <w:jc w:val="center"/>
            </w:pPr>
            <w:r>
              <w:rPr>
                <w:rFonts w:eastAsia="Times New Roman" w:cs="Times New Roman"/>
                <w:sz w:val="15"/>
                <w:szCs w:val="15"/>
                <w:lang w:val="de-CH" w:eastAsia="de-DE"/>
              </w:rPr>
              <w:t>63.8</w:t>
            </w:r>
          </w:p>
        </w:tc>
        <w:tc>
          <w:tcPr>
            <w:tcW w:w="900" w:type="dxa"/>
            <w:vAlign w:val="center"/>
          </w:tcPr>
          <w:p w14:paraId="37773815" w14:textId="77777777" w:rsidR="008E197B" w:rsidRDefault="008E197B">
            <w:pPr>
              <w:widowControl/>
              <w:spacing w:after="0" w:line="240" w:lineRule="auto"/>
              <w:ind w:firstLine="0"/>
              <w:jc w:val="center"/>
            </w:pPr>
            <w:r>
              <w:rPr>
                <w:rFonts w:eastAsia="Times New Roman" w:cs="Times New Roman"/>
                <w:sz w:val="15"/>
                <w:szCs w:val="15"/>
                <w:lang w:val="de-CH" w:eastAsia="de-DE"/>
              </w:rPr>
              <w:t>−0.183</w:t>
            </w:r>
          </w:p>
        </w:tc>
        <w:tc>
          <w:tcPr>
            <w:tcW w:w="700" w:type="dxa"/>
            <w:vAlign w:val="center"/>
          </w:tcPr>
          <w:p w14:paraId="73AF5A50" w14:textId="77777777" w:rsidR="008E197B" w:rsidRDefault="008E197B">
            <w:pPr>
              <w:widowControl/>
              <w:spacing w:after="0" w:line="240" w:lineRule="auto"/>
              <w:ind w:firstLine="0"/>
              <w:jc w:val="center"/>
            </w:pPr>
            <w:r>
              <w:rPr>
                <w:rFonts w:eastAsia="Times New Roman" w:cs="Times New Roman"/>
                <w:sz w:val="15"/>
                <w:szCs w:val="15"/>
                <w:lang w:val="de-CH" w:eastAsia="de-DE"/>
              </w:rPr>
              <w:t>18.5</w:t>
            </w:r>
          </w:p>
        </w:tc>
        <w:tc>
          <w:tcPr>
            <w:tcW w:w="960" w:type="dxa"/>
            <w:vAlign w:val="center"/>
          </w:tcPr>
          <w:p w14:paraId="2928A35A" w14:textId="77777777" w:rsidR="008E197B" w:rsidRDefault="008E197B">
            <w:pPr>
              <w:widowControl/>
              <w:spacing w:after="0" w:line="240" w:lineRule="auto"/>
              <w:ind w:firstLine="0"/>
              <w:jc w:val="center"/>
            </w:pPr>
            <w:r>
              <w:rPr>
                <w:rFonts w:eastAsia="Times New Roman" w:cs="Times New Roman"/>
                <w:sz w:val="15"/>
                <w:szCs w:val="15"/>
                <w:lang w:val="de-CH" w:eastAsia="de-DE"/>
              </w:rPr>
              <w:t>−0.219</w:t>
            </w:r>
          </w:p>
        </w:tc>
        <w:tc>
          <w:tcPr>
            <w:tcW w:w="700" w:type="dxa"/>
            <w:vAlign w:val="center"/>
          </w:tcPr>
          <w:p w14:paraId="170F89F1" w14:textId="77777777" w:rsidR="008E197B" w:rsidRDefault="008E197B">
            <w:pPr>
              <w:widowControl/>
              <w:spacing w:after="0" w:line="240" w:lineRule="auto"/>
              <w:ind w:firstLine="0"/>
              <w:jc w:val="center"/>
            </w:pPr>
            <w:r>
              <w:rPr>
                <w:rFonts w:eastAsia="Times New Roman" w:cs="Times New Roman"/>
                <w:sz w:val="15"/>
                <w:szCs w:val="15"/>
                <w:lang w:val="de-CH" w:eastAsia="de-DE"/>
              </w:rPr>
              <w:t>70.9</w:t>
            </w:r>
          </w:p>
        </w:tc>
      </w:tr>
      <w:tr w:rsidR="00EE5E60" w14:paraId="1919A3ED" w14:textId="77777777" w:rsidTr="009F3E2E">
        <w:tc>
          <w:tcPr>
            <w:tcW w:w="1750" w:type="dxa"/>
            <w:vAlign w:val="center"/>
          </w:tcPr>
          <w:p w14:paraId="058BF7B1" w14:textId="77777777" w:rsidR="008E197B" w:rsidRDefault="008E197B">
            <w:pPr>
              <w:widowControl/>
              <w:spacing w:after="0" w:line="240" w:lineRule="auto"/>
              <w:ind w:firstLine="0"/>
            </w:pPr>
          </w:p>
        </w:tc>
        <w:tc>
          <w:tcPr>
            <w:tcW w:w="1180" w:type="dxa"/>
            <w:vAlign w:val="center"/>
          </w:tcPr>
          <w:p w14:paraId="65A9FD8B" w14:textId="77777777" w:rsidR="008E197B" w:rsidRDefault="008E197B">
            <w:pPr>
              <w:widowControl/>
              <w:spacing w:after="0" w:line="240" w:lineRule="auto"/>
              <w:ind w:firstLine="0"/>
            </w:pPr>
            <w:r>
              <w:rPr>
                <w:rFonts w:eastAsia="Times New Roman" w:cs="Times New Roman"/>
                <w:sz w:val="15"/>
                <w:szCs w:val="15"/>
                <w:lang w:val="de-CH" w:eastAsia="de-DE"/>
              </w:rPr>
              <w:t>Gender only</w:t>
            </w:r>
          </w:p>
        </w:tc>
        <w:tc>
          <w:tcPr>
            <w:tcW w:w="700" w:type="dxa"/>
            <w:vAlign w:val="center"/>
          </w:tcPr>
          <w:p w14:paraId="457098D5" w14:textId="77777777" w:rsidR="008E197B" w:rsidRDefault="008E197B">
            <w:pPr>
              <w:widowControl/>
              <w:spacing w:after="0" w:line="240" w:lineRule="auto"/>
              <w:ind w:firstLine="0"/>
              <w:jc w:val="center"/>
            </w:pPr>
            <w:r>
              <w:rPr>
                <w:rFonts w:eastAsia="Times New Roman" w:cs="Times New Roman"/>
                <w:sz w:val="15"/>
                <w:szCs w:val="15"/>
                <w:lang w:val="de-CH" w:eastAsia="de-DE"/>
              </w:rPr>
              <w:t>226</w:t>
            </w:r>
          </w:p>
        </w:tc>
        <w:tc>
          <w:tcPr>
            <w:tcW w:w="900" w:type="dxa"/>
            <w:vAlign w:val="center"/>
          </w:tcPr>
          <w:p w14:paraId="0BA40D55" w14:textId="77777777" w:rsidR="008E197B" w:rsidRDefault="008E197B">
            <w:pPr>
              <w:widowControl/>
              <w:spacing w:after="0" w:line="240" w:lineRule="auto"/>
              <w:ind w:firstLine="0"/>
              <w:jc w:val="center"/>
            </w:pPr>
            <w:r>
              <w:rPr>
                <w:rFonts w:eastAsia="Times New Roman" w:cs="Times New Roman"/>
                <w:sz w:val="15"/>
                <w:szCs w:val="15"/>
                <w:lang w:val="de-CH" w:eastAsia="de-DE"/>
              </w:rPr>
              <w:t>−0.107</w:t>
            </w:r>
          </w:p>
        </w:tc>
        <w:tc>
          <w:tcPr>
            <w:tcW w:w="700" w:type="dxa"/>
            <w:vAlign w:val="center"/>
          </w:tcPr>
          <w:p w14:paraId="2FA02336" w14:textId="77777777" w:rsidR="008E197B" w:rsidRDefault="008E197B">
            <w:pPr>
              <w:widowControl/>
              <w:spacing w:after="0" w:line="240" w:lineRule="auto"/>
              <w:ind w:firstLine="0"/>
              <w:jc w:val="center"/>
            </w:pPr>
            <w:r>
              <w:rPr>
                <w:rFonts w:eastAsia="Times New Roman" w:cs="Times New Roman"/>
                <w:sz w:val="15"/>
                <w:szCs w:val="15"/>
                <w:lang w:val="de-CH" w:eastAsia="de-DE"/>
              </w:rPr>
              <w:t>63.5</w:t>
            </w:r>
          </w:p>
        </w:tc>
        <w:tc>
          <w:tcPr>
            <w:tcW w:w="900" w:type="dxa"/>
            <w:vAlign w:val="center"/>
          </w:tcPr>
          <w:p w14:paraId="2D73A456" w14:textId="77777777" w:rsidR="008E197B" w:rsidRDefault="008E197B">
            <w:pPr>
              <w:widowControl/>
              <w:spacing w:after="0" w:line="240" w:lineRule="auto"/>
              <w:ind w:firstLine="0"/>
              <w:jc w:val="center"/>
            </w:pPr>
            <w:r>
              <w:rPr>
                <w:rFonts w:eastAsia="Times New Roman" w:cs="Times New Roman"/>
                <w:sz w:val="15"/>
                <w:szCs w:val="15"/>
                <w:lang w:val="de-CH" w:eastAsia="de-DE"/>
              </w:rPr>
              <w:t>−0.202</w:t>
            </w:r>
          </w:p>
        </w:tc>
        <w:tc>
          <w:tcPr>
            <w:tcW w:w="700" w:type="dxa"/>
            <w:vAlign w:val="center"/>
          </w:tcPr>
          <w:p w14:paraId="4874494A" w14:textId="77777777" w:rsidR="008E197B" w:rsidRDefault="008E197B">
            <w:pPr>
              <w:widowControl/>
              <w:spacing w:after="0" w:line="240" w:lineRule="auto"/>
              <w:ind w:firstLine="0"/>
              <w:jc w:val="center"/>
            </w:pPr>
            <w:r>
              <w:rPr>
                <w:rFonts w:eastAsia="Times New Roman" w:cs="Times New Roman"/>
                <w:sz w:val="15"/>
                <w:szCs w:val="15"/>
                <w:lang w:val="de-CH" w:eastAsia="de-DE"/>
              </w:rPr>
              <w:t>23.9</w:t>
            </w:r>
          </w:p>
        </w:tc>
        <w:tc>
          <w:tcPr>
            <w:tcW w:w="960" w:type="dxa"/>
            <w:vAlign w:val="center"/>
          </w:tcPr>
          <w:p w14:paraId="302C71C0" w14:textId="77777777" w:rsidR="008E197B" w:rsidRDefault="008E197B">
            <w:pPr>
              <w:widowControl/>
              <w:spacing w:after="0" w:line="240" w:lineRule="auto"/>
              <w:ind w:firstLine="0"/>
              <w:jc w:val="center"/>
            </w:pPr>
            <w:r>
              <w:rPr>
                <w:rFonts w:eastAsia="Times New Roman" w:cs="Times New Roman"/>
                <w:sz w:val="15"/>
                <w:szCs w:val="15"/>
                <w:lang w:val="de-CH" w:eastAsia="de-DE"/>
              </w:rPr>
              <w:t>−0.207</w:t>
            </w:r>
          </w:p>
        </w:tc>
        <w:tc>
          <w:tcPr>
            <w:tcW w:w="700" w:type="dxa"/>
            <w:vAlign w:val="center"/>
          </w:tcPr>
          <w:p w14:paraId="3414B2BC" w14:textId="77777777" w:rsidR="008E197B" w:rsidRDefault="008E197B">
            <w:pPr>
              <w:widowControl/>
              <w:spacing w:after="0" w:line="240" w:lineRule="auto"/>
              <w:ind w:firstLine="0"/>
              <w:jc w:val="center"/>
            </w:pPr>
            <w:r>
              <w:rPr>
                <w:rFonts w:eastAsia="Times New Roman" w:cs="Times New Roman"/>
                <w:sz w:val="15"/>
                <w:szCs w:val="15"/>
                <w:lang w:val="de-CH" w:eastAsia="de-DE"/>
              </w:rPr>
              <w:t>69.1</w:t>
            </w:r>
          </w:p>
        </w:tc>
      </w:tr>
      <w:tr w:rsidR="00EE5E60" w14:paraId="2E741631" w14:textId="77777777" w:rsidTr="009F3E2E">
        <w:tc>
          <w:tcPr>
            <w:tcW w:w="1750" w:type="dxa"/>
            <w:vAlign w:val="center"/>
          </w:tcPr>
          <w:p w14:paraId="07B27578" w14:textId="77777777" w:rsidR="008E197B" w:rsidRDefault="008E197B">
            <w:pPr>
              <w:widowControl/>
              <w:spacing w:after="0" w:line="240" w:lineRule="auto"/>
              <w:ind w:firstLine="0"/>
            </w:pPr>
          </w:p>
        </w:tc>
        <w:tc>
          <w:tcPr>
            <w:tcW w:w="1180" w:type="dxa"/>
            <w:vAlign w:val="center"/>
          </w:tcPr>
          <w:p w14:paraId="6451432D" w14:textId="77777777" w:rsidR="008E197B" w:rsidRDefault="008E197B">
            <w:pPr>
              <w:widowControl/>
              <w:spacing w:after="0" w:line="240" w:lineRule="auto"/>
              <w:ind w:firstLine="0"/>
            </w:pPr>
            <w:r>
              <w:rPr>
                <w:rFonts w:eastAsia="Times New Roman" w:cs="Times New Roman"/>
                <w:sz w:val="15"/>
                <w:szCs w:val="15"/>
                <w:lang w:val="de-CH" w:eastAsia="de-DE"/>
              </w:rPr>
              <w:t>None</w:t>
            </w:r>
          </w:p>
        </w:tc>
        <w:tc>
          <w:tcPr>
            <w:tcW w:w="700" w:type="dxa"/>
            <w:vAlign w:val="center"/>
          </w:tcPr>
          <w:p w14:paraId="1C8AF33C" w14:textId="77777777" w:rsidR="008E197B" w:rsidRDefault="008E197B">
            <w:pPr>
              <w:widowControl/>
              <w:spacing w:after="0" w:line="240" w:lineRule="auto"/>
              <w:ind w:firstLine="0"/>
              <w:jc w:val="center"/>
            </w:pPr>
            <w:r>
              <w:rPr>
                <w:rFonts w:eastAsia="Times New Roman" w:cs="Times New Roman"/>
                <w:sz w:val="15"/>
                <w:szCs w:val="15"/>
                <w:lang w:val="de-CH" w:eastAsia="de-DE"/>
              </w:rPr>
              <w:t>226</w:t>
            </w:r>
          </w:p>
        </w:tc>
        <w:tc>
          <w:tcPr>
            <w:tcW w:w="900" w:type="dxa"/>
            <w:vAlign w:val="center"/>
          </w:tcPr>
          <w:p w14:paraId="19A20F21" w14:textId="77777777" w:rsidR="008E197B" w:rsidRDefault="008E197B">
            <w:pPr>
              <w:widowControl/>
              <w:spacing w:after="0" w:line="240" w:lineRule="auto"/>
              <w:ind w:firstLine="0"/>
              <w:jc w:val="center"/>
            </w:pPr>
            <w:r>
              <w:rPr>
                <w:rFonts w:eastAsia="Times New Roman" w:cs="Times New Roman"/>
                <w:sz w:val="15"/>
                <w:szCs w:val="15"/>
                <w:lang w:val="de-CH" w:eastAsia="de-DE"/>
              </w:rPr>
              <w:t>−0.109</w:t>
            </w:r>
          </w:p>
        </w:tc>
        <w:tc>
          <w:tcPr>
            <w:tcW w:w="700" w:type="dxa"/>
            <w:vAlign w:val="center"/>
          </w:tcPr>
          <w:p w14:paraId="792B1FA7" w14:textId="77777777" w:rsidR="008E197B" w:rsidRDefault="008E197B">
            <w:pPr>
              <w:widowControl/>
              <w:spacing w:after="0" w:line="240" w:lineRule="auto"/>
              <w:ind w:firstLine="0"/>
              <w:jc w:val="center"/>
            </w:pPr>
            <w:r>
              <w:rPr>
                <w:rFonts w:eastAsia="Times New Roman" w:cs="Times New Roman"/>
                <w:sz w:val="15"/>
                <w:szCs w:val="15"/>
                <w:lang w:val="de-CH" w:eastAsia="de-DE"/>
              </w:rPr>
              <w:t>67.1</w:t>
            </w:r>
          </w:p>
        </w:tc>
        <w:tc>
          <w:tcPr>
            <w:tcW w:w="900" w:type="dxa"/>
            <w:vAlign w:val="center"/>
          </w:tcPr>
          <w:p w14:paraId="066A527E" w14:textId="77777777" w:rsidR="008E197B" w:rsidRDefault="008E197B">
            <w:pPr>
              <w:widowControl/>
              <w:spacing w:after="0" w:line="240" w:lineRule="auto"/>
              <w:ind w:firstLine="0"/>
              <w:jc w:val="center"/>
            </w:pPr>
            <w:r>
              <w:rPr>
                <w:rFonts w:eastAsia="Times New Roman" w:cs="Times New Roman"/>
                <w:sz w:val="15"/>
                <w:szCs w:val="15"/>
                <w:lang w:val="de-CH" w:eastAsia="de-DE"/>
              </w:rPr>
              <w:t>−0.192</w:t>
            </w:r>
          </w:p>
        </w:tc>
        <w:tc>
          <w:tcPr>
            <w:tcW w:w="700" w:type="dxa"/>
            <w:vAlign w:val="center"/>
          </w:tcPr>
          <w:p w14:paraId="37EB52D0" w14:textId="77777777" w:rsidR="008E197B" w:rsidRDefault="008E197B">
            <w:pPr>
              <w:widowControl/>
              <w:spacing w:after="0" w:line="240" w:lineRule="auto"/>
              <w:ind w:firstLine="0"/>
              <w:jc w:val="center"/>
            </w:pPr>
            <w:r>
              <w:rPr>
                <w:rFonts w:eastAsia="Times New Roman" w:cs="Times New Roman"/>
                <w:sz w:val="15"/>
                <w:szCs w:val="15"/>
                <w:lang w:val="de-CH" w:eastAsia="de-DE"/>
              </w:rPr>
              <w:t>19.6</w:t>
            </w:r>
          </w:p>
        </w:tc>
        <w:tc>
          <w:tcPr>
            <w:tcW w:w="960" w:type="dxa"/>
            <w:vAlign w:val="center"/>
          </w:tcPr>
          <w:p w14:paraId="59D4C164" w14:textId="77777777" w:rsidR="008E197B" w:rsidRDefault="008E197B">
            <w:pPr>
              <w:widowControl/>
              <w:spacing w:after="0" w:line="240" w:lineRule="auto"/>
              <w:ind w:firstLine="0"/>
              <w:jc w:val="center"/>
            </w:pPr>
            <w:r>
              <w:rPr>
                <w:rFonts w:eastAsia="Times New Roman" w:cs="Times New Roman"/>
                <w:sz w:val="15"/>
                <w:szCs w:val="15"/>
                <w:lang w:val="de-CH" w:eastAsia="de-DE"/>
              </w:rPr>
              <w:t>−0.211</w:t>
            </w:r>
          </w:p>
        </w:tc>
        <w:tc>
          <w:tcPr>
            <w:tcW w:w="700" w:type="dxa"/>
            <w:vAlign w:val="center"/>
          </w:tcPr>
          <w:p w14:paraId="520BEC46" w14:textId="77777777" w:rsidR="008E197B" w:rsidRDefault="008E197B">
            <w:pPr>
              <w:widowControl/>
              <w:spacing w:after="0" w:line="240" w:lineRule="auto"/>
              <w:ind w:firstLine="0"/>
              <w:jc w:val="center"/>
            </w:pPr>
            <w:r>
              <w:rPr>
                <w:rFonts w:eastAsia="Times New Roman" w:cs="Times New Roman"/>
                <w:sz w:val="15"/>
                <w:szCs w:val="15"/>
                <w:lang w:val="de-CH" w:eastAsia="de-DE"/>
              </w:rPr>
              <w:t>73.9</w:t>
            </w:r>
          </w:p>
        </w:tc>
      </w:tr>
      <w:tr w:rsidR="00EE5E60" w14:paraId="55544060" w14:textId="77777777" w:rsidTr="009F3E2E">
        <w:tc>
          <w:tcPr>
            <w:tcW w:w="1750" w:type="dxa"/>
            <w:vAlign w:val="center"/>
          </w:tcPr>
          <w:p w14:paraId="36842AB2" w14:textId="77777777" w:rsidR="008E197B" w:rsidRDefault="008E197B">
            <w:pPr>
              <w:widowControl/>
              <w:spacing w:after="0" w:line="240" w:lineRule="auto"/>
              <w:ind w:firstLine="0"/>
            </w:pPr>
            <w:r>
              <w:rPr>
                <w:rFonts w:eastAsia="Times New Roman" w:cs="Times New Roman"/>
                <w:sz w:val="15"/>
                <w:szCs w:val="15"/>
                <w:lang w:val="de-CH" w:eastAsia="de-DE"/>
              </w:rPr>
              <w:t>Premise similarity</w:t>
            </w:r>
          </w:p>
        </w:tc>
        <w:tc>
          <w:tcPr>
            <w:tcW w:w="1180" w:type="dxa"/>
            <w:vAlign w:val="center"/>
          </w:tcPr>
          <w:p w14:paraId="0766C0CA" w14:textId="77777777" w:rsidR="008E197B" w:rsidRDefault="008E197B">
            <w:pPr>
              <w:widowControl/>
              <w:spacing w:after="0" w:line="240" w:lineRule="auto"/>
              <w:ind w:firstLine="0"/>
            </w:pPr>
            <w:r>
              <w:rPr>
                <w:rFonts w:eastAsia="Times New Roman" w:cs="Times New Roman"/>
                <w:sz w:val="15"/>
                <w:szCs w:val="15"/>
                <w:lang w:val="de-CH" w:eastAsia="de-DE"/>
              </w:rPr>
              <w:t>Included</w:t>
            </w:r>
          </w:p>
        </w:tc>
        <w:tc>
          <w:tcPr>
            <w:tcW w:w="700" w:type="dxa"/>
            <w:vAlign w:val="center"/>
          </w:tcPr>
          <w:p w14:paraId="0BFEBBDC"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46799C6C" w14:textId="77777777" w:rsidR="008E197B" w:rsidRDefault="008E197B">
            <w:pPr>
              <w:widowControl/>
              <w:spacing w:after="0" w:line="240" w:lineRule="auto"/>
              <w:ind w:firstLine="0"/>
              <w:jc w:val="center"/>
            </w:pPr>
            <w:r>
              <w:rPr>
                <w:rFonts w:eastAsia="Times New Roman" w:cs="Times New Roman"/>
                <w:sz w:val="15"/>
                <w:szCs w:val="15"/>
                <w:lang w:val="de-CH" w:eastAsia="de-DE"/>
              </w:rPr>
              <w:t>−0.107</w:t>
            </w:r>
          </w:p>
        </w:tc>
        <w:tc>
          <w:tcPr>
            <w:tcW w:w="700" w:type="dxa"/>
            <w:vAlign w:val="center"/>
          </w:tcPr>
          <w:p w14:paraId="4272A93C" w14:textId="77777777" w:rsidR="008E197B" w:rsidRDefault="008E197B">
            <w:pPr>
              <w:widowControl/>
              <w:spacing w:after="0" w:line="240" w:lineRule="auto"/>
              <w:ind w:firstLine="0"/>
              <w:jc w:val="center"/>
            </w:pPr>
            <w:r>
              <w:rPr>
                <w:rFonts w:eastAsia="Times New Roman" w:cs="Times New Roman"/>
                <w:sz w:val="15"/>
                <w:szCs w:val="15"/>
                <w:lang w:val="de-CH" w:eastAsia="de-DE"/>
              </w:rPr>
              <w:t>54.1</w:t>
            </w:r>
          </w:p>
        </w:tc>
        <w:tc>
          <w:tcPr>
            <w:tcW w:w="900" w:type="dxa"/>
            <w:vAlign w:val="center"/>
          </w:tcPr>
          <w:p w14:paraId="43D34002" w14:textId="77777777" w:rsidR="008E197B" w:rsidRDefault="008E197B">
            <w:pPr>
              <w:widowControl/>
              <w:spacing w:after="0" w:line="240" w:lineRule="auto"/>
              <w:ind w:firstLine="0"/>
              <w:jc w:val="center"/>
            </w:pPr>
            <w:r>
              <w:rPr>
                <w:rFonts w:eastAsia="Times New Roman" w:cs="Times New Roman"/>
                <w:sz w:val="15"/>
                <w:szCs w:val="15"/>
                <w:lang w:val="de-CH" w:eastAsia="de-DE"/>
              </w:rPr>
              <w:t>−0.202</w:t>
            </w:r>
          </w:p>
        </w:tc>
        <w:tc>
          <w:tcPr>
            <w:tcW w:w="700" w:type="dxa"/>
            <w:vAlign w:val="center"/>
          </w:tcPr>
          <w:p w14:paraId="1A4B6512" w14:textId="77777777" w:rsidR="008E197B" w:rsidRDefault="008E197B">
            <w:pPr>
              <w:widowControl/>
              <w:spacing w:after="0" w:line="240" w:lineRule="auto"/>
              <w:ind w:firstLine="0"/>
              <w:jc w:val="center"/>
            </w:pPr>
            <w:r>
              <w:rPr>
                <w:rFonts w:eastAsia="Times New Roman" w:cs="Times New Roman"/>
                <w:sz w:val="15"/>
                <w:szCs w:val="15"/>
                <w:lang w:val="de-CH" w:eastAsia="de-DE"/>
              </w:rPr>
              <w:t>26.1</w:t>
            </w:r>
          </w:p>
        </w:tc>
        <w:tc>
          <w:tcPr>
            <w:tcW w:w="960" w:type="dxa"/>
            <w:vAlign w:val="center"/>
          </w:tcPr>
          <w:p w14:paraId="59711CEF" w14:textId="77777777" w:rsidR="008E197B" w:rsidRDefault="008E197B">
            <w:pPr>
              <w:widowControl/>
              <w:spacing w:after="0" w:line="240" w:lineRule="auto"/>
              <w:ind w:firstLine="0"/>
              <w:jc w:val="center"/>
            </w:pPr>
            <w:r>
              <w:rPr>
                <w:rFonts w:eastAsia="Times New Roman" w:cs="Times New Roman"/>
                <w:sz w:val="15"/>
                <w:szCs w:val="15"/>
                <w:lang w:val="de-CH" w:eastAsia="de-DE"/>
              </w:rPr>
              <w:t>−0.210</w:t>
            </w:r>
          </w:p>
        </w:tc>
        <w:tc>
          <w:tcPr>
            <w:tcW w:w="700" w:type="dxa"/>
            <w:vAlign w:val="center"/>
          </w:tcPr>
          <w:p w14:paraId="636FDBE8" w14:textId="77777777" w:rsidR="008E197B" w:rsidRDefault="008E197B">
            <w:pPr>
              <w:widowControl/>
              <w:spacing w:after="0" w:line="240" w:lineRule="auto"/>
              <w:ind w:firstLine="0"/>
              <w:jc w:val="center"/>
            </w:pPr>
            <w:r>
              <w:rPr>
                <w:rFonts w:eastAsia="Times New Roman" w:cs="Times New Roman"/>
                <w:sz w:val="15"/>
                <w:szCs w:val="15"/>
                <w:lang w:val="de-CH" w:eastAsia="de-DE"/>
              </w:rPr>
              <w:t>66.3</w:t>
            </w:r>
          </w:p>
        </w:tc>
      </w:tr>
      <w:tr w:rsidR="00EE5E60" w14:paraId="0C07544A" w14:textId="77777777" w:rsidTr="009F3E2E">
        <w:tc>
          <w:tcPr>
            <w:tcW w:w="1750" w:type="dxa"/>
            <w:vAlign w:val="center"/>
          </w:tcPr>
          <w:p w14:paraId="1C368EB3" w14:textId="77777777" w:rsidR="008E197B" w:rsidRDefault="008E197B">
            <w:pPr>
              <w:widowControl/>
              <w:spacing w:after="0" w:line="240" w:lineRule="auto"/>
              <w:ind w:firstLine="0"/>
            </w:pPr>
          </w:p>
        </w:tc>
        <w:tc>
          <w:tcPr>
            <w:tcW w:w="1180" w:type="dxa"/>
            <w:vAlign w:val="center"/>
          </w:tcPr>
          <w:p w14:paraId="740D2B1C" w14:textId="77777777" w:rsidR="008E197B" w:rsidRDefault="008E197B">
            <w:pPr>
              <w:widowControl/>
              <w:spacing w:after="0" w:line="240" w:lineRule="auto"/>
              <w:ind w:firstLine="0"/>
            </w:pPr>
            <w:r>
              <w:rPr>
                <w:rFonts w:eastAsia="Times New Roman" w:cs="Times New Roman"/>
                <w:sz w:val="15"/>
                <w:szCs w:val="15"/>
                <w:lang w:val="de-CH" w:eastAsia="de-DE"/>
              </w:rPr>
              <w:t>Excluded</w:t>
            </w:r>
          </w:p>
        </w:tc>
        <w:tc>
          <w:tcPr>
            <w:tcW w:w="700" w:type="dxa"/>
            <w:vAlign w:val="center"/>
          </w:tcPr>
          <w:p w14:paraId="383BD951"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6B0CD3E9" w14:textId="77777777" w:rsidR="008E197B" w:rsidRDefault="008E197B">
            <w:pPr>
              <w:widowControl/>
              <w:spacing w:after="0" w:line="240" w:lineRule="auto"/>
              <w:ind w:firstLine="0"/>
              <w:jc w:val="center"/>
            </w:pPr>
            <w:r>
              <w:rPr>
                <w:rFonts w:eastAsia="Times New Roman" w:cs="Times New Roman"/>
                <w:sz w:val="15"/>
                <w:szCs w:val="15"/>
                <w:lang w:val="de-CH" w:eastAsia="de-DE"/>
              </w:rPr>
              <w:t>−0.111</w:t>
            </w:r>
          </w:p>
        </w:tc>
        <w:tc>
          <w:tcPr>
            <w:tcW w:w="700" w:type="dxa"/>
            <w:vAlign w:val="center"/>
          </w:tcPr>
          <w:p w14:paraId="662A8987" w14:textId="77777777" w:rsidR="008E197B" w:rsidRDefault="008E197B">
            <w:pPr>
              <w:widowControl/>
              <w:spacing w:after="0" w:line="240" w:lineRule="auto"/>
              <w:ind w:firstLine="0"/>
              <w:jc w:val="center"/>
            </w:pPr>
            <w:r>
              <w:rPr>
                <w:rFonts w:eastAsia="Times New Roman" w:cs="Times New Roman"/>
                <w:sz w:val="15"/>
                <w:szCs w:val="15"/>
                <w:lang w:val="de-CH" w:eastAsia="de-DE"/>
              </w:rPr>
              <w:t>75.5</w:t>
            </w:r>
          </w:p>
        </w:tc>
        <w:tc>
          <w:tcPr>
            <w:tcW w:w="900" w:type="dxa"/>
            <w:vAlign w:val="center"/>
          </w:tcPr>
          <w:p w14:paraId="08EAF1DD" w14:textId="77777777" w:rsidR="008E197B" w:rsidRDefault="008E197B">
            <w:pPr>
              <w:widowControl/>
              <w:spacing w:after="0" w:line="240" w:lineRule="auto"/>
              <w:ind w:firstLine="0"/>
              <w:jc w:val="center"/>
            </w:pPr>
            <w:r>
              <w:rPr>
                <w:rFonts w:eastAsia="Times New Roman" w:cs="Times New Roman"/>
                <w:sz w:val="15"/>
                <w:szCs w:val="15"/>
                <w:lang w:val="de-CH" w:eastAsia="de-DE"/>
              </w:rPr>
              <w:t>−0.183</w:t>
            </w:r>
          </w:p>
        </w:tc>
        <w:tc>
          <w:tcPr>
            <w:tcW w:w="700" w:type="dxa"/>
            <w:vAlign w:val="center"/>
          </w:tcPr>
          <w:p w14:paraId="384D5B64" w14:textId="77777777" w:rsidR="008E197B" w:rsidRDefault="008E197B">
            <w:pPr>
              <w:widowControl/>
              <w:spacing w:after="0" w:line="240" w:lineRule="auto"/>
              <w:ind w:firstLine="0"/>
              <w:jc w:val="center"/>
            </w:pPr>
            <w:r>
              <w:rPr>
                <w:rFonts w:eastAsia="Times New Roman" w:cs="Times New Roman"/>
                <w:sz w:val="15"/>
                <w:szCs w:val="15"/>
                <w:lang w:val="de-CH" w:eastAsia="de-DE"/>
              </w:rPr>
              <w:t>15.2</w:t>
            </w:r>
          </w:p>
        </w:tc>
        <w:tc>
          <w:tcPr>
            <w:tcW w:w="960" w:type="dxa"/>
            <w:vAlign w:val="center"/>
          </w:tcPr>
          <w:p w14:paraId="0AB7D656" w14:textId="77777777" w:rsidR="008E197B" w:rsidRDefault="008E197B">
            <w:pPr>
              <w:widowControl/>
              <w:spacing w:after="0" w:line="240" w:lineRule="auto"/>
              <w:ind w:firstLine="0"/>
              <w:jc w:val="center"/>
            </w:pPr>
            <w:r>
              <w:rPr>
                <w:rFonts w:eastAsia="Times New Roman" w:cs="Times New Roman"/>
                <w:sz w:val="15"/>
                <w:szCs w:val="15"/>
                <w:lang w:val="de-CH" w:eastAsia="de-DE"/>
              </w:rPr>
              <w:t>−0.214</w:t>
            </w:r>
          </w:p>
        </w:tc>
        <w:tc>
          <w:tcPr>
            <w:tcW w:w="700" w:type="dxa"/>
            <w:vAlign w:val="center"/>
          </w:tcPr>
          <w:p w14:paraId="49A64DE6" w14:textId="77777777" w:rsidR="008E197B" w:rsidRDefault="008E197B">
            <w:pPr>
              <w:widowControl/>
              <w:spacing w:after="0" w:line="240" w:lineRule="auto"/>
              <w:ind w:firstLine="0"/>
              <w:jc w:val="center"/>
            </w:pPr>
            <w:r>
              <w:rPr>
                <w:rFonts w:eastAsia="Times New Roman" w:cs="Times New Roman"/>
                <w:sz w:val="15"/>
                <w:szCs w:val="15"/>
                <w:lang w:val="de-CH" w:eastAsia="de-DE"/>
              </w:rPr>
              <w:t>76.3</w:t>
            </w:r>
          </w:p>
        </w:tc>
      </w:tr>
      <w:tr w:rsidR="00EE5E60" w14:paraId="6EB5F1C9" w14:textId="77777777" w:rsidTr="009F3E2E">
        <w:tc>
          <w:tcPr>
            <w:tcW w:w="1750" w:type="dxa"/>
            <w:vAlign w:val="center"/>
          </w:tcPr>
          <w:p w14:paraId="1039454C" w14:textId="77777777" w:rsidR="008E197B" w:rsidRDefault="008E197B">
            <w:pPr>
              <w:widowControl/>
              <w:spacing w:after="0" w:line="240" w:lineRule="auto"/>
              <w:ind w:firstLine="0"/>
            </w:pPr>
            <w:r>
              <w:rPr>
                <w:rFonts w:eastAsia="Times New Roman" w:cs="Times New Roman"/>
                <w:sz w:val="15"/>
                <w:szCs w:val="15"/>
                <w:lang w:val="de-CH" w:eastAsia="de-DE"/>
              </w:rPr>
              <w:t>Firm age at pitch</w:t>
            </w:r>
          </w:p>
        </w:tc>
        <w:tc>
          <w:tcPr>
            <w:tcW w:w="1180" w:type="dxa"/>
            <w:vAlign w:val="center"/>
          </w:tcPr>
          <w:p w14:paraId="002420BF" w14:textId="77777777" w:rsidR="008E197B" w:rsidRDefault="008E197B">
            <w:pPr>
              <w:widowControl/>
              <w:spacing w:after="0" w:line="240" w:lineRule="auto"/>
              <w:ind w:firstLine="0"/>
            </w:pPr>
            <w:r>
              <w:rPr>
                <w:rFonts w:eastAsia="Times New Roman" w:cs="Times New Roman"/>
                <w:sz w:val="15"/>
                <w:szCs w:val="15"/>
                <w:lang w:val="de-CH" w:eastAsia="de-DE"/>
              </w:rPr>
              <w:t>Included</w:t>
            </w:r>
          </w:p>
        </w:tc>
        <w:tc>
          <w:tcPr>
            <w:tcW w:w="700" w:type="dxa"/>
            <w:vAlign w:val="center"/>
          </w:tcPr>
          <w:p w14:paraId="0508F258"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4345BADD" w14:textId="77777777" w:rsidR="008E197B" w:rsidRDefault="008E197B">
            <w:pPr>
              <w:widowControl/>
              <w:spacing w:after="0" w:line="240" w:lineRule="auto"/>
              <w:ind w:firstLine="0"/>
              <w:jc w:val="center"/>
            </w:pPr>
            <w:r>
              <w:rPr>
                <w:rFonts w:eastAsia="Times New Roman" w:cs="Times New Roman"/>
                <w:sz w:val="15"/>
                <w:szCs w:val="15"/>
                <w:lang w:val="de-CH" w:eastAsia="de-DE"/>
              </w:rPr>
              <w:t>−0.113</w:t>
            </w:r>
          </w:p>
        </w:tc>
        <w:tc>
          <w:tcPr>
            <w:tcW w:w="700" w:type="dxa"/>
            <w:vAlign w:val="center"/>
          </w:tcPr>
          <w:p w14:paraId="651E8E87" w14:textId="77777777" w:rsidR="008E197B" w:rsidRDefault="008E197B">
            <w:pPr>
              <w:widowControl/>
              <w:spacing w:after="0" w:line="240" w:lineRule="auto"/>
              <w:ind w:firstLine="0"/>
              <w:jc w:val="center"/>
            </w:pPr>
            <w:r>
              <w:rPr>
                <w:rFonts w:eastAsia="Times New Roman" w:cs="Times New Roman"/>
                <w:sz w:val="15"/>
                <w:szCs w:val="15"/>
                <w:lang w:val="de-CH" w:eastAsia="de-DE"/>
              </w:rPr>
              <w:t>63.5</w:t>
            </w:r>
          </w:p>
        </w:tc>
        <w:tc>
          <w:tcPr>
            <w:tcW w:w="900" w:type="dxa"/>
            <w:vAlign w:val="center"/>
          </w:tcPr>
          <w:p w14:paraId="604ECDB9" w14:textId="77777777" w:rsidR="008E197B" w:rsidRDefault="008E197B">
            <w:pPr>
              <w:widowControl/>
              <w:spacing w:after="0" w:line="240" w:lineRule="auto"/>
              <w:ind w:firstLine="0"/>
              <w:jc w:val="center"/>
            </w:pPr>
            <w:r>
              <w:rPr>
                <w:rFonts w:eastAsia="Times New Roman" w:cs="Times New Roman"/>
                <w:sz w:val="15"/>
                <w:szCs w:val="15"/>
                <w:lang w:val="de-CH" w:eastAsia="de-DE"/>
              </w:rPr>
              <w:t>−0.193</w:t>
            </w:r>
          </w:p>
        </w:tc>
        <w:tc>
          <w:tcPr>
            <w:tcW w:w="700" w:type="dxa"/>
            <w:vAlign w:val="center"/>
          </w:tcPr>
          <w:p w14:paraId="4A3715A3" w14:textId="77777777" w:rsidR="008E197B" w:rsidRDefault="008E197B">
            <w:pPr>
              <w:widowControl/>
              <w:spacing w:after="0" w:line="240" w:lineRule="auto"/>
              <w:ind w:firstLine="0"/>
              <w:jc w:val="center"/>
            </w:pPr>
            <w:r>
              <w:rPr>
                <w:rFonts w:eastAsia="Times New Roman" w:cs="Times New Roman"/>
                <w:sz w:val="15"/>
                <w:szCs w:val="15"/>
                <w:lang w:val="de-CH" w:eastAsia="de-DE"/>
              </w:rPr>
              <w:t>16.8</w:t>
            </w:r>
          </w:p>
        </w:tc>
        <w:tc>
          <w:tcPr>
            <w:tcW w:w="960" w:type="dxa"/>
            <w:vAlign w:val="center"/>
          </w:tcPr>
          <w:p w14:paraId="3E45E97A" w14:textId="77777777" w:rsidR="008E197B" w:rsidRDefault="008E197B">
            <w:pPr>
              <w:widowControl/>
              <w:spacing w:after="0" w:line="240" w:lineRule="auto"/>
              <w:ind w:firstLine="0"/>
              <w:jc w:val="center"/>
            </w:pPr>
            <w:r>
              <w:rPr>
                <w:rFonts w:eastAsia="Times New Roman" w:cs="Times New Roman"/>
                <w:sz w:val="15"/>
                <w:szCs w:val="15"/>
                <w:lang w:val="de-CH" w:eastAsia="de-DE"/>
              </w:rPr>
              <w:t>−0.223</w:t>
            </w:r>
          </w:p>
        </w:tc>
        <w:tc>
          <w:tcPr>
            <w:tcW w:w="700" w:type="dxa"/>
            <w:vAlign w:val="center"/>
          </w:tcPr>
          <w:p w14:paraId="1B1AD04E" w14:textId="77777777" w:rsidR="008E197B" w:rsidRDefault="008E197B">
            <w:pPr>
              <w:widowControl/>
              <w:spacing w:after="0" w:line="240" w:lineRule="auto"/>
              <w:ind w:firstLine="0"/>
              <w:jc w:val="center"/>
            </w:pPr>
            <w:r>
              <w:rPr>
                <w:rFonts w:eastAsia="Times New Roman" w:cs="Times New Roman"/>
                <w:sz w:val="15"/>
                <w:szCs w:val="15"/>
                <w:lang w:val="de-CH" w:eastAsia="de-DE"/>
              </w:rPr>
              <w:t>77.9</w:t>
            </w:r>
          </w:p>
        </w:tc>
      </w:tr>
      <w:tr w:rsidR="00EE5E60" w14:paraId="5B45F53C" w14:textId="77777777" w:rsidTr="009F3E2E">
        <w:tc>
          <w:tcPr>
            <w:tcW w:w="1750" w:type="dxa"/>
            <w:vAlign w:val="center"/>
          </w:tcPr>
          <w:p w14:paraId="5509A7BA" w14:textId="77777777" w:rsidR="008E197B" w:rsidRDefault="008E197B">
            <w:pPr>
              <w:widowControl/>
              <w:spacing w:after="0" w:line="240" w:lineRule="auto"/>
              <w:ind w:firstLine="0"/>
            </w:pPr>
          </w:p>
        </w:tc>
        <w:tc>
          <w:tcPr>
            <w:tcW w:w="1180" w:type="dxa"/>
            <w:vAlign w:val="center"/>
          </w:tcPr>
          <w:p w14:paraId="6E746036" w14:textId="77777777" w:rsidR="008E197B" w:rsidRDefault="008E197B">
            <w:pPr>
              <w:widowControl/>
              <w:spacing w:after="0" w:line="240" w:lineRule="auto"/>
              <w:ind w:firstLine="0"/>
            </w:pPr>
            <w:r>
              <w:rPr>
                <w:rFonts w:eastAsia="Times New Roman" w:cs="Times New Roman"/>
                <w:sz w:val="15"/>
                <w:szCs w:val="15"/>
                <w:lang w:val="de-CH" w:eastAsia="de-DE"/>
              </w:rPr>
              <w:t>Excluded</w:t>
            </w:r>
          </w:p>
        </w:tc>
        <w:tc>
          <w:tcPr>
            <w:tcW w:w="700" w:type="dxa"/>
            <w:vAlign w:val="center"/>
          </w:tcPr>
          <w:p w14:paraId="019BE910"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5548BE70" w14:textId="77777777" w:rsidR="008E197B" w:rsidRDefault="008E197B">
            <w:pPr>
              <w:widowControl/>
              <w:spacing w:after="0" w:line="240" w:lineRule="auto"/>
              <w:ind w:firstLine="0"/>
              <w:jc w:val="center"/>
            </w:pPr>
            <w:r>
              <w:rPr>
                <w:rFonts w:eastAsia="Times New Roman" w:cs="Times New Roman"/>
                <w:sz w:val="15"/>
                <w:szCs w:val="15"/>
                <w:lang w:val="de-CH" w:eastAsia="de-DE"/>
              </w:rPr>
              <w:t>−0.105</w:t>
            </w:r>
          </w:p>
        </w:tc>
        <w:tc>
          <w:tcPr>
            <w:tcW w:w="700" w:type="dxa"/>
            <w:vAlign w:val="center"/>
          </w:tcPr>
          <w:p w14:paraId="62BEAE4C" w14:textId="77777777" w:rsidR="008E197B" w:rsidRDefault="008E197B">
            <w:pPr>
              <w:widowControl/>
              <w:spacing w:after="0" w:line="240" w:lineRule="auto"/>
              <w:ind w:firstLine="0"/>
              <w:jc w:val="center"/>
            </w:pPr>
            <w:r>
              <w:rPr>
                <w:rFonts w:eastAsia="Times New Roman" w:cs="Times New Roman"/>
                <w:sz w:val="15"/>
                <w:szCs w:val="15"/>
                <w:lang w:val="de-CH" w:eastAsia="de-DE"/>
              </w:rPr>
              <w:t>66.1</w:t>
            </w:r>
          </w:p>
        </w:tc>
        <w:tc>
          <w:tcPr>
            <w:tcW w:w="900" w:type="dxa"/>
            <w:vAlign w:val="center"/>
          </w:tcPr>
          <w:p w14:paraId="48317638" w14:textId="77777777" w:rsidR="008E197B" w:rsidRDefault="008E197B">
            <w:pPr>
              <w:widowControl/>
              <w:spacing w:after="0" w:line="240" w:lineRule="auto"/>
              <w:ind w:firstLine="0"/>
              <w:jc w:val="center"/>
            </w:pPr>
            <w:r>
              <w:rPr>
                <w:rFonts w:eastAsia="Times New Roman" w:cs="Times New Roman"/>
                <w:sz w:val="15"/>
                <w:szCs w:val="15"/>
                <w:lang w:val="de-CH" w:eastAsia="de-DE"/>
              </w:rPr>
              <w:t>−0.192</w:t>
            </w:r>
          </w:p>
        </w:tc>
        <w:tc>
          <w:tcPr>
            <w:tcW w:w="700" w:type="dxa"/>
            <w:vAlign w:val="center"/>
          </w:tcPr>
          <w:p w14:paraId="2C912FAA" w14:textId="77777777" w:rsidR="008E197B" w:rsidRDefault="008E197B">
            <w:pPr>
              <w:widowControl/>
              <w:spacing w:after="0" w:line="240" w:lineRule="auto"/>
              <w:ind w:firstLine="0"/>
              <w:jc w:val="center"/>
            </w:pPr>
            <w:r>
              <w:rPr>
                <w:rFonts w:eastAsia="Times New Roman" w:cs="Times New Roman"/>
                <w:sz w:val="15"/>
                <w:szCs w:val="15"/>
                <w:lang w:val="de-CH" w:eastAsia="de-DE"/>
              </w:rPr>
              <w:t>24.5</w:t>
            </w:r>
          </w:p>
        </w:tc>
        <w:tc>
          <w:tcPr>
            <w:tcW w:w="960" w:type="dxa"/>
            <w:vAlign w:val="center"/>
          </w:tcPr>
          <w:p w14:paraId="58DE671F" w14:textId="77777777" w:rsidR="008E197B" w:rsidRDefault="008E197B">
            <w:pPr>
              <w:widowControl/>
              <w:spacing w:after="0" w:line="240" w:lineRule="auto"/>
              <w:ind w:firstLine="0"/>
              <w:jc w:val="center"/>
            </w:pPr>
            <w:r>
              <w:rPr>
                <w:rFonts w:eastAsia="Times New Roman" w:cs="Times New Roman"/>
                <w:sz w:val="15"/>
                <w:szCs w:val="15"/>
                <w:lang w:val="de-CH" w:eastAsia="de-DE"/>
              </w:rPr>
              <w:t>−0.196</w:t>
            </w:r>
          </w:p>
        </w:tc>
        <w:tc>
          <w:tcPr>
            <w:tcW w:w="700" w:type="dxa"/>
            <w:vAlign w:val="center"/>
          </w:tcPr>
          <w:p w14:paraId="6726EC59" w14:textId="77777777" w:rsidR="008E197B" w:rsidRDefault="008E197B">
            <w:pPr>
              <w:widowControl/>
              <w:spacing w:after="0" w:line="240" w:lineRule="auto"/>
              <w:ind w:firstLine="0"/>
              <w:jc w:val="center"/>
            </w:pPr>
            <w:r>
              <w:rPr>
                <w:rFonts w:eastAsia="Times New Roman" w:cs="Times New Roman"/>
                <w:sz w:val="15"/>
                <w:szCs w:val="15"/>
                <w:lang w:val="de-CH" w:eastAsia="de-DE"/>
              </w:rPr>
              <w:t>64.8</w:t>
            </w:r>
          </w:p>
        </w:tc>
      </w:tr>
      <w:tr w:rsidR="00EE5E60" w14:paraId="60E3FEA0" w14:textId="77777777" w:rsidTr="009F3E2E">
        <w:tc>
          <w:tcPr>
            <w:tcW w:w="1750" w:type="dxa"/>
            <w:vAlign w:val="center"/>
          </w:tcPr>
          <w:p w14:paraId="25DDF602" w14:textId="77777777" w:rsidR="008E197B" w:rsidRDefault="008E197B">
            <w:pPr>
              <w:widowControl/>
              <w:spacing w:after="0" w:line="240" w:lineRule="auto"/>
              <w:ind w:firstLine="0"/>
            </w:pPr>
            <w:r>
              <w:rPr>
                <w:rFonts w:eastAsia="Times New Roman" w:cs="Times New Roman"/>
                <w:sz w:val="15"/>
                <w:szCs w:val="15"/>
                <w:lang w:val="de-CH" w:eastAsia="de-DE"/>
              </w:rPr>
              <w:t>Market environment</w:t>
            </w:r>
          </w:p>
        </w:tc>
        <w:tc>
          <w:tcPr>
            <w:tcW w:w="1180" w:type="dxa"/>
            <w:vAlign w:val="center"/>
          </w:tcPr>
          <w:p w14:paraId="4F338431" w14:textId="77777777" w:rsidR="008E197B" w:rsidRDefault="008E197B">
            <w:pPr>
              <w:widowControl/>
              <w:spacing w:after="0" w:line="240" w:lineRule="auto"/>
              <w:ind w:firstLine="0"/>
            </w:pPr>
            <w:r>
              <w:rPr>
                <w:rFonts w:eastAsia="Times New Roman" w:cs="Times New Roman"/>
                <w:sz w:val="15"/>
                <w:szCs w:val="15"/>
                <w:lang w:val="de-CH" w:eastAsia="de-DE"/>
              </w:rPr>
              <w:t>Included</w:t>
            </w:r>
          </w:p>
        </w:tc>
        <w:tc>
          <w:tcPr>
            <w:tcW w:w="700" w:type="dxa"/>
            <w:vAlign w:val="center"/>
          </w:tcPr>
          <w:p w14:paraId="06632100" w14:textId="77777777" w:rsidR="008E197B" w:rsidRDefault="008E197B">
            <w:pPr>
              <w:widowControl/>
              <w:spacing w:after="0" w:line="240" w:lineRule="auto"/>
              <w:ind w:firstLine="0"/>
              <w:jc w:val="center"/>
            </w:pPr>
            <w:r>
              <w:rPr>
                <w:rFonts w:eastAsia="Times New Roman" w:cs="Times New Roman"/>
                <w:sz w:val="15"/>
                <w:szCs w:val="15"/>
                <w:lang w:val="de-CH" w:eastAsia="de-DE"/>
              </w:rPr>
              <w:t>224</w:t>
            </w:r>
          </w:p>
        </w:tc>
        <w:tc>
          <w:tcPr>
            <w:tcW w:w="900" w:type="dxa"/>
            <w:vAlign w:val="center"/>
          </w:tcPr>
          <w:p w14:paraId="23F59E45" w14:textId="77777777" w:rsidR="008E197B" w:rsidRDefault="008E197B">
            <w:pPr>
              <w:widowControl/>
              <w:spacing w:after="0" w:line="240" w:lineRule="auto"/>
              <w:ind w:firstLine="0"/>
              <w:jc w:val="center"/>
            </w:pPr>
            <w:r>
              <w:rPr>
                <w:rFonts w:eastAsia="Times New Roman" w:cs="Times New Roman"/>
                <w:sz w:val="15"/>
                <w:szCs w:val="15"/>
                <w:lang w:val="de-CH" w:eastAsia="de-DE"/>
              </w:rPr>
              <w:t>−0.106</w:t>
            </w:r>
          </w:p>
        </w:tc>
        <w:tc>
          <w:tcPr>
            <w:tcW w:w="700" w:type="dxa"/>
            <w:vAlign w:val="center"/>
          </w:tcPr>
          <w:p w14:paraId="20C5896C" w14:textId="77777777" w:rsidR="008E197B" w:rsidRDefault="008E197B">
            <w:pPr>
              <w:widowControl/>
              <w:spacing w:after="0" w:line="240" w:lineRule="auto"/>
              <w:ind w:firstLine="0"/>
              <w:jc w:val="center"/>
            </w:pPr>
            <w:r>
              <w:rPr>
                <w:rFonts w:eastAsia="Times New Roman" w:cs="Times New Roman"/>
                <w:sz w:val="15"/>
                <w:szCs w:val="15"/>
                <w:lang w:val="de-CH" w:eastAsia="de-DE"/>
              </w:rPr>
              <w:t>56.3</w:t>
            </w:r>
          </w:p>
        </w:tc>
        <w:tc>
          <w:tcPr>
            <w:tcW w:w="900" w:type="dxa"/>
            <w:vAlign w:val="center"/>
          </w:tcPr>
          <w:p w14:paraId="5535AB3B" w14:textId="77777777" w:rsidR="008E197B" w:rsidRDefault="008E197B">
            <w:pPr>
              <w:widowControl/>
              <w:spacing w:after="0" w:line="240" w:lineRule="auto"/>
              <w:ind w:firstLine="0"/>
              <w:jc w:val="center"/>
            </w:pPr>
            <w:r>
              <w:rPr>
                <w:rFonts w:eastAsia="Times New Roman" w:cs="Times New Roman"/>
                <w:sz w:val="15"/>
                <w:szCs w:val="15"/>
                <w:lang w:val="de-CH" w:eastAsia="de-DE"/>
              </w:rPr>
              <w:t>−0.187</w:t>
            </w:r>
          </w:p>
        </w:tc>
        <w:tc>
          <w:tcPr>
            <w:tcW w:w="700" w:type="dxa"/>
            <w:vAlign w:val="center"/>
          </w:tcPr>
          <w:p w14:paraId="06F6DCB7" w14:textId="77777777" w:rsidR="008E197B" w:rsidRDefault="008E197B">
            <w:pPr>
              <w:widowControl/>
              <w:spacing w:after="0" w:line="240" w:lineRule="auto"/>
              <w:ind w:firstLine="0"/>
              <w:jc w:val="center"/>
            </w:pPr>
            <w:r>
              <w:rPr>
                <w:rFonts w:eastAsia="Times New Roman" w:cs="Times New Roman"/>
                <w:sz w:val="15"/>
                <w:szCs w:val="15"/>
                <w:lang w:val="de-CH" w:eastAsia="de-DE"/>
              </w:rPr>
              <w:t>19.0</w:t>
            </w:r>
          </w:p>
        </w:tc>
        <w:tc>
          <w:tcPr>
            <w:tcW w:w="960" w:type="dxa"/>
            <w:vAlign w:val="center"/>
          </w:tcPr>
          <w:p w14:paraId="477E09A2" w14:textId="77777777" w:rsidR="008E197B" w:rsidRDefault="008E197B">
            <w:pPr>
              <w:widowControl/>
              <w:spacing w:after="0" w:line="240" w:lineRule="auto"/>
              <w:ind w:firstLine="0"/>
              <w:jc w:val="center"/>
            </w:pPr>
            <w:r>
              <w:rPr>
                <w:rFonts w:eastAsia="Times New Roman" w:cs="Times New Roman"/>
                <w:sz w:val="15"/>
                <w:szCs w:val="15"/>
                <w:lang w:val="de-CH" w:eastAsia="de-DE"/>
              </w:rPr>
              <w:t>−0.208</w:t>
            </w:r>
          </w:p>
        </w:tc>
        <w:tc>
          <w:tcPr>
            <w:tcW w:w="700" w:type="dxa"/>
            <w:vAlign w:val="center"/>
          </w:tcPr>
          <w:p w14:paraId="49446BAF" w14:textId="77777777" w:rsidR="008E197B" w:rsidRDefault="008E197B">
            <w:pPr>
              <w:widowControl/>
              <w:spacing w:after="0" w:line="240" w:lineRule="auto"/>
              <w:ind w:firstLine="0"/>
              <w:jc w:val="center"/>
            </w:pPr>
            <w:r>
              <w:rPr>
                <w:rFonts w:eastAsia="Times New Roman" w:cs="Times New Roman"/>
                <w:sz w:val="15"/>
                <w:szCs w:val="15"/>
                <w:lang w:val="de-CH" w:eastAsia="de-DE"/>
              </w:rPr>
              <w:t>69.8</w:t>
            </w:r>
          </w:p>
        </w:tc>
      </w:tr>
      <w:tr w:rsidR="00EE5E60" w14:paraId="23DE0251" w14:textId="77777777" w:rsidTr="009F3E2E">
        <w:tc>
          <w:tcPr>
            <w:tcW w:w="1750" w:type="dxa"/>
            <w:vAlign w:val="center"/>
          </w:tcPr>
          <w:p w14:paraId="25AC291A" w14:textId="77777777" w:rsidR="008E197B" w:rsidRDefault="008E197B">
            <w:pPr>
              <w:widowControl/>
              <w:spacing w:after="0" w:line="240" w:lineRule="auto"/>
              <w:ind w:firstLine="0"/>
            </w:pPr>
          </w:p>
        </w:tc>
        <w:tc>
          <w:tcPr>
            <w:tcW w:w="1180" w:type="dxa"/>
            <w:vAlign w:val="center"/>
          </w:tcPr>
          <w:p w14:paraId="58B19047" w14:textId="77777777" w:rsidR="008E197B" w:rsidRDefault="008E197B">
            <w:pPr>
              <w:widowControl/>
              <w:spacing w:after="0" w:line="240" w:lineRule="auto"/>
              <w:ind w:firstLine="0"/>
            </w:pPr>
            <w:r>
              <w:rPr>
                <w:rFonts w:eastAsia="Times New Roman" w:cs="Times New Roman"/>
                <w:sz w:val="15"/>
                <w:szCs w:val="15"/>
                <w:lang w:val="de-CH" w:eastAsia="de-DE"/>
              </w:rPr>
              <w:t>Excluded</w:t>
            </w:r>
          </w:p>
        </w:tc>
        <w:tc>
          <w:tcPr>
            <w:tcW w:w="700" w:type="dxa"/>
            <w:vAlign w:val="center"/>
          </w:tcPr>
          <w:p w14:paraId="2EF8D8B9" w14:textId="77777777" w:rsidR="008E197B" w:rsidRDefault="008E197B">
            <w:pPr>
              <w:widowControl/>
              <w:spacing w:after="0" w:line="240" w:lineRule="auto"/>
              <w:ind w:firstLine="0"/>
              <w:jc w:val="center"/>
            </w:pPr>
            <w:r>
              <w:rPr>
                <w:rFonts w:eastAsia="Times New Roman" w:cs="Times New Roman"/>
                <w:sz w:val="15"/>
                <w:szCs w:val="15"/>
                <w:lang w:val="de-CH" w:eastAsia="de-DE"/>
              </w:rPr>
              <w:t>229</w:t>
            </w:r>
          </w:p>
        </w:tc>
        <w:tc>
          <w:tcPr>
            <w:tcW w:w="900" w:type="dxa"/>
            <w:vAlign w:val="center"/>
          </w:tcPr>
          <w:p w14:paraId="1B9EFE63" w14:textId="77777777" w:rsidR="008E197B" w:rsidRDefault="008E197B">
            <w:pPr>
              <w:widowControl/>
              <w:spacing w:after="0" w:line="240" w:lineRule="auto"/>
              <w:ind w:firstLine="0"/>
              <w:jc w:val="center"/>
            </w:pPr>
            <w:r>
              <w:rPr>
                <w:rFonts w:eastAsia="Times New Roman" w:cs="Times New Roman"/>
                <w:sz w:val="15"/>
                <w:szCs w:val="15"/>
                <w:lang w:val="de-CH" w:eastAsia="de-DE"/>
              </w:rPr>
              <w:t>−0.111</w:t>
            </w:r>
          </w:p>
        </w:tc>
        <w:tc>
          <w:tcPr>
            <w:tcW w:w="700" w:type="dxa"/>
            <w:vAlign w:val="center"/>
          </w:tcPr>
          <w:p w14:paraId="3D91D2E3" w14:textId="77777777" w:rsidR="008E197B" w:rsidRDefault="008E197B">
            <w:pPr>
              <w:widowControl/>
              <w:spacing w:after="0" w:line="240" w:lineRule="auto"/>
              <w:ind w:firstLine="0"/>
              <w:jc w:val="center"/>
            </w:pPr>
            <w:r>
              <w:rPr>
                <w:rFonts w:eastAsia="Times New Roman" w:cs="Times New Roman"/>
                <w:sz w:val="15"/>
                <w:szCs w:val="15"/>
                <w:lang w:val="de-CH" w:eastAsia="de-DE"/>
              </w:rPr>
              <w:t>73.3</w:t>
            </w:r>
          </w:p>
        </w:tc>
        <w:tc>
          <w:tcPr>
            <w:tcW w:w="900" w:type="dxa"/>
            <w:vAlign w:val="center"/>
          </w:tcPr>
          <w:p w14:paraId="1E542DC7" w14:textId="77777777" w:rsidR="008E197B" w:rsidRDefault="008E197B">
            <w:pPr>
              <w:widowControl/>
              <w:spacing w:after="0" w:line="240" w:lineRule="auto"/>
              <w:ind w:firstLine="0"/>
              <w:jc w:val="center"/>
            </w:pPr>
            <w:r>
              <w:rPr>
                <w:rFonts w:eastAsia="Times New Roman" w:cs="Times New Roman"/>
                <w:sz w:val="15"/>
                <w:szCs w:val="15"/>
                <w:lang w:val="de-CH" w:eastAsia="de-DE"/>
              </w:rPr>
              <w:t>−0.199</w:t>
            </w:r>
          </w:p>
        </w:tc>
        <w:tc>
          <w:tcPr>
            <w:tcW w:w="700" w:type="dxa"/>
            <w:vAlign w:val="center"/>
          </w:tcPr>
          <w:p w14:paraId="1E6CE092" w14:textId="77777777" w:rsidR="008E197B" w:rsidRDefault="008E197B">
            <w:pPr>
              <w:widowControl/>
              <w:spacing w:after="0" w:line="240" w:lineRule="auto"/>
              <w:ind w:firstLine="0"/>
              <w:jc w:val="center"/>
            </w:pPr>
            <w:r>
              <w:rPr>
                <w:rFonts w:eastAsia="Times New Roman" w:cs="Times New Roman"/>
                <w:sz w:val="15"/>
                <w:szCs w:val="15"/>
                <w:lang w:val="de-CH" w:eastAsia="de-DE"/>
              </w:rPr>
              <w:t>22.3</w:t>
            </w:r>
          </w:p>
        </w:tc>
        <w:tc>
          <w:tcPr>
            <w:tcW w:w="960" w:type="dxa"/>
            <w:vAlign w:val="center"/>
          </w:tcPr>
          <w:p w14:paraId="51EFFA22" w14:textId="77777777" w:rsidR="008E197B" w:rsidRDefault="008E197B">
            <w:pPr>
              <w:widowControl/>
              <w:spacing w:after="0" w:line="240" w:lineRule="auto"/>
              <w:ind w:firstLine="0"/>
              <w:jc w:val="center"/>
            </w:pPr>
            <w:r>
              <w:rPr>
                <w:rFonts w:eastAsia="Times New Roman" w:cs="Times New Roman"/>
                <w:sz w:val="15"/>
                <w:szCs w:val="15"/>
                <w:lang w:val="de-CH" w:eastAsia="de-DE"/>
              </w:rPr>
              <w:t>−0.217</w:t>
            </w:r>
          </w:p>
        </w:tc>
        <w:tc>
          <w:tcPr>
            <w:tcW w:w="700" w:type="dxa"/>
            <w:vAlign w:val="center"/>
          </w:tcPr>
          <w:p w14:paraId="7E5BD3EC" w14:textId="77777777" w:rsidR="008E197B" w:rsidRDefault="008E197B">
            <w:pPr>
              <w:widowControl/>
              <w:spacing w:after="0" w:line="240" w:lineRule="auto"/>
              <w:ind w:firstLine="0"/>
              <w:jc w:val="center"/>
            </w:pPr>
            <w:r>
              <w:rPr>
                <w:rFonts w:eastAsia="Times New Roman" w:cs="Times New Roman"/>
                <w:sz w:val="15"/>
                <w:szCs w:val="15"/>
                <w:lang w:val="de-CH" w:eastAsia="de-DE"/>
              </w:rPr>
              <w:t>72.9</w:t>
            </w:r>
          </w:p>
        </w:tc>
      </w:tr>
      <w:tr w:rsidR="00EE5E60" w14:paraId="3251D25D" w14:textId="77777777" w:rsidTr="009F3E2E">
        <w:tc>
          <w:tcPr>
            <w:tcW w:w="1750" w:type="dxa"/>
            <w:vAlign w:val="center"/>
          </w:tcPr>
          <w:p w14:paraId="170BA163" w14:textId="77777777" w:rsidR="008E197B" w:rsidRDefault="008E197B">
            <w:pPr>
              <w:widowControl/>
              <w:spacing w:after="0" w:line="240" w:lineRule="auto"/>
              <w:ind w:firstLine="0"/>
            </w:pPr>
            <w:r>
              <w:rPr>
                <w:rFonts w:eastAsia="Times New Roman" w:cs="Times New Roman"/>
                <w:sz w:val="15"/>
                <w:szCs w:val="15"/>
                <w:lang w:val="de-CH" w:eastAsia="de-DE"/>
              </w:rPr>
              <w:t>Sector fixed effects</w:t>
            </w:r>
          </w:p>
        </w:tc>
        <w:tc>
          <w:tcPr>
            <w:tcW w:w="1180" w:type="dxa"/>
            <w:vAlign w:val="center"/>
          </w:tcPr>
          <w:p w14:paraId="343B2324" w14:textId="77777777" w:rsidR="008E197B" w:rsidRDefault="008E197B">
            <w:pPr>
              <w:widowControl/>
              <w:spacing w:after="0" w:line="240" w:lineRule="auto"/>
              <w:ind w:firstLine="0"/>
            </w:pPr>
            <w:r>
              <w:rPr>
                <w:rFonts w:eastAsia="Times New Roman" w:cs="Times New Roman"/>
                <w:sz w:val="15"/>
                <w:szCs w:val="15"/>
                <w:lang w:val="de-CH" w:eastAsia="de-DE"/>
              </w:rPr>
              <w:t>Two-digit VEIC</w:t>
            </w:r>
          </w:p>
        </w:tc>
        <w:tc>
          <w:tcPr>
            <w:tcW w:w="700" w:type="dxa"/>
            <w:vAlign w:val="center"/>
          </w:tcPr>
          <w:p w14:paraId="5BBFDD30"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6A9574B8" w14:textId="77777777" w:rsidR="008E197B" w:rsidRDefault="008E197B">
            <w:pPr>
              <w:widowControl/>
              <w:spacing w:after="0" w:line="240" w:lineRule="auto"/>
              <w:ind w:firstLine="0"/>
              <w:jc w:val="center"/>
            </w:pPr>
            <w:r>
              <w:rPr>
                <w:rFonts w:eastAsia="Times New Roman" w:cs="Times New Roman"/>
                <w:sz w:val="15"/>
                <w:szCs w:val="15"/>
                <w:lang w:val="de-CH" w:eastAsia="de-DE"/>
              </w:rPr>
              <w:t>−0.105</w:t>
            </w:r>
          </w:p>
        </w:tc>
        <w:tc>
          <w:tcPr>
            <w:tcW w:w="700" w:type="dxa"/>
            <w:vAlign w:val="center"/>
          </w:tcPr>
          <w:p w14:paraId="02ABA179" w14:textId="77777777" w:rsidR="008E197B" w:rsidRDefault="008E197B">
            <w:pPr>
              <w:widowControl/>
              <w:spacing w:after="0" w:line="240" w:lineRule="auto"/>
              <w:ind w:firstLine="0"/>
              <w:jc w:val="center"/>
            </w:pPr>
            <w:r>
              <w:rPr>
                <w:rFonts w:eastAsia="Times New Roman" w:cs="Times New Roman"/>
                <w:sz w:val="15"/>
                <w:szCs w:val="15"/>
                <w:lang w:val="de-CH" w:eastAsia="de-DE"/>
              </w:rPr>
              <w:t>61.0</w:t>
            </w:r>
          </w:p>
        </w:tc>
        <w:tc>
          <w:tcPr>
            <w:tcW w:w="900" w:type="dxa"/>
            <w:vAlign w:val="center"/>
          </w:tcPr>
          <w:p w14:paraId="0D5E3E48" w14:textId="77777777" w:rsidR="008E197B" w:rsidRDefault="008E197B">
            <w:pPr>
              <w:widowControl/>
              <w:spacing w:after="0" w:line="240" w:lineRule="auto"/>
              <w:ind w:firstLine="0"/>
              <w:jc w:val="center"/>
            </w:pPr>
            <w:r>
              <w:rPr>
                <w:rFonts w:eastAsia="Times New Roman" w:cs="Times New Roman"/>
                <w:sz w:val="15"/>
                <w:szCs w:val="15"/>
                <w:lang w:val="de-CH" w:eastAsia="de-DE"/>
              </w:rPr>
              <w:t>−0.196</w:t>
            </w:r>
          </w:p>
        </w:tc>
        <w:tc>
          <w:tcPr>
            <w:tcW w:w="700" w:type="dxa"/>
            <w:vAlign w:val="center"/>
          </w:tcPr>
          <w:p w14:paraId="738800C9" w14:textId="77777777" w:rsidR="008E197B" w:rsidRDefault="008E197B">
            <w:pPr>
              <w:widowControl/>
              <w:spacing w:after="0" w:line="240" w:lineRule="auto"/>
              <w:ind w:firstLine="0"/>
              <w:jc w:val="center"/>
            </w:pPr>
            <w:r>
              <w:rPr>
                <w:rFonts w:eastAsia="Times New Roman" w:cs="Times New Roman"/>
                <w:sz w:val="15"/>
                <w:szCs w:val="15"/>
                <w:lang w:val="de-CH" w:eastAsia="de-DE"/>
              </w:rPr>
              <w:t>20.9</w:t>
            </w:r>
          </w:p>
        </w:tc>
        <w:tc>
          <w:tcPr>
            <w:tcW w:w="960" w:type="dxa"/>
            <w:vAlign w:val="center"/>
          </w:tcPr>
          <w:p w14:paraId="43930B71" w14:textId="77777777" w:rsidR="008E197B" w:rsidRDefault="008E197B">
            <w:pPr>
              <w:widowControl/>
              <w:spacing w:after="0" w:line="240" w:lineRule="auto"/>
              <w:ind w:firstLine="0"/>
              <w:jc w:val="center"/>
            </w:pPr>
            <w:r>
              <w:rPr>
                <w:rFonts w:eastAsia="Times New Roman" w:cs="Times New Roman"/>
                <w:sz w:val="15"/>
                <w:szCs w:val="15"/>
                <w:lang w:val="de-CH" w:eastAsia="de-DE"/>
              </w:rPr>
              <w:t>−0.207</w:t>
            </w:r>
          </w:p>
        </w:tc>
        <w:tc>
          <w:tcPr>
            <w:tcW w:w="700" w:type="dxa"/>
            <w:vAlign w:val="center"/>
          </w:tcPr>
          <w:p w14:paraId="7B2AC198" w14:textId="77777777" w:rsidR="008E197B" w:rsidRDefault="008E197B">
            <w:pPr>
              <w:widowControl/>
              <w:spacing w:after="0" w:line="240" w:lineRule="auto"/>
              <w:ind w:firstLine="0"/>
              <w:jc w:val="center"/>
            </w:pPr>
            <w:r>
              <w:rPr>
                <w:rFonts w:eastAsia="Times New Roman" w:cs="Times New Roman"/>
                <w:sz w:val="15"/>
                <w:szCs w:val="15"/>
                <w:lang w:val="de-CH" w:eastAsia="de-DE"/>
              </w:rPr>
              <w:t>67.3</w:t>
            </w:r>
          </w:p>
        </w:tc>
      </w:tr>
      <w:tr w:rsidR="00EE5E60" w14:paraId="171C1E8C" w14:textId="77777777" w:rsidTr="009F3E2E">
        <w:tc>
          <w:tcPr>
            <w:tcW w:w="1750" w:type="dxa"/>
            <w:vAlign w:val="center"/>
          </w:tcPr>
          <w:p w14:paraId="08001414" w14:textId="77777777" w:rsidR="008E197B" w:rsidRDefault="008E197B">
            <w:pPr>
              <w:widowControl/>
              <w:spacing w:after="0" w:line="240" w:lineRule="auto"/>
              <w:ind w:firstLine="0"/>
            </w:pPr>
          </w:p>
        </w:tc>
        <w:tc>
          <w:tcPr>
            <w:tcW w:w="1180" w:type="dxa"/>
            <w:vAlign w:val="center"/>
          </w:tcPr>
          <w:p w14:paraId="060EF206" w14:textId="77777777" w:rsidR="008E197B" w:rsidRDefault="008E197B">
            <w:pPr>
              <w:widowControl/>
              <w:spacing w:after="0" w:line="240" w:lineRule="auto"/>
              <w:ind w:firstLine="0"/>
            </w:pPr>
            <w:r>
              <w:rPr>
                <w:rFonts w:eastAsia="Times New Roman" w:cs="Times New Roman"/>
                <w:sz w:val="15"/>
                <w:szCs w:val="15"/>
                <w:lang w:val="de-CH" w:eastAsia="de-DE"/>
              </w:rPr>
              <w:t>One-digit VEIC</w:t>
            </w:r>
          </w:p>
        </w:tc>
        <w:tc>
          <w:tcPr>
            <w:tcW w:w="700" w:type="dxa"/>
            <w:vAlign w:val="center"/>
          </w:tcPr>
          <w:p w14:paraId="066790D9"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4E2C7EF1" w14:textId="77777777" w:rsidR="008E197B" w:rsidRDefault="008E197B">
            <w:pPr>
              <w:widowControl/>
              <w:spacing w:after="0" w:line="240" w:lineRule="auto"/>
              <w:ind w:firstLine="0"/>
              <w:jc w:val="center"/>
            </w:pPr>
            <w:r>
              <w:rPr>
                <w:rFonts w:eastAsia="Times New Roman" w:cs="Times New Roman"/>
                <w:sz w:val="15"/>
                <w:szCs w:val="15"/>
                <w:lang w:val="de-CH" w:eastAsia="de-DE"/>
              </w:rPr>
              <w:t>−0.118</w:t>
            </w:r>
          </w:p>
        </w:tc>
        <w:tc>
          <w:tcPr>
            <w:tcW w:w="700" w:type="dxa"/>
            <w:vAlign w:val="center"/>
          </w:tcPr>
          <w:p w14:paraId="1C0EC08A" w14:textId="77777777" w:rsidR="008E197B" w:rsidRDefault="008E197B">
            <w:pPr>
              <w:widowControl/>
              <w:spacing w:after="0" w:line="240" w:lineRule="auto"/>
              <w:ind w:firstLine="0"/>
              <w:jc w:val="center"/>
            </w:pPr>
            <w:r>
              <w:rPr>
                <w:rFonts w:eastAsia="Times New Roman" w:cs="Times New Roman"/>
                <w:sz w:val="15"/>
                <w:szCs w:val="15"/>
                <w:lang w:val="de-CH" w:eastAsia="de-DE"/>
              </w:rPr>
              <w:t>77.6</w:t>
            </w:r>
          </w:p>
        </w:tc>
        <w:tc>
          <w:tcPr>
            <w:tcW w:w="900" w:type="dxa"/>
            <w:vAlign w:val="center"/>
          </w:tcPr>
          <w:p w14:paraId="7CFD3191" w14:textId="77777777" w:rsidR="008E197B" w:rsidRDefault="008E197B">
            <w:pPr>
              <w:widowControl/>
              <w:spacing w:after="0" w:line="240" w:lineRule="auto"/>
              <w:ind w:firstLine="0"/>
              <w:jc w:val="center"/>
            </w:pPr>
            <w:r>
              <w:rPr>
                <w:rFonts w:eastAsia="Times New Roman" w:cs="Times New Roman"/>
                <w:sz w:val="15"/>
                <w:szCs w:val="15"/>
                <w:lang w:val="de-CH" w:eastAsia="de-DE"/>
              </w:rPr>
              <w:t>−0.183</w:t>
            </w:r>
          </w:p>
        </w:tc>
        <w:tc>
          <w:tcPr>
            <w:tcW w:w="700" w:type="dxa"/>
            <w:vAlign w:val="center"/>
          </w:tcPr>
          <w:p w14:paraId="186373CD" w14:textId="77777777" w:rsidR="008E197B" w:rsidRDefault="008E197B">
            <w:pPr>
              <w:widowControl/>
              <w:spacing w:after="0" w:line="240" w:lineRule="auto"/>
              <w:ind w:firstLine="0"/>
              <w:jc w:val="center"/>
            </w:pPr>
            <w:r>
              <w:rPr>
                <w:rFonts w:eastAsia="Times New Roman" w:cs="Times New Roman"/>
                <w:sz w:val="15"/>
                <w:szCs w:val="15"/>
                <w:lang w:val="de-CH" w:eastAsia="de-DE"/>
              </w:rPr>
              <w:t>18.6</w:t>
            </w:r>
          </w:p>
        </w:tc>
        <w:tc>
          <w:tcPr>
            <w:tcW w:w="960" w:type="dxa"/>
            <w:vAlign w:val="center"/>
          </w:tcPr>
          <w:p w14:paraId="3A5E3725" w14:textId="77777777" w:rsidR="008E197B" w:rsidRDefault="008E197B">
            <w:pPr>
              <w:widowControl/>
              <w:spacing w:after="0" w:line="240" w:lineRule="auto"/>
              <w:ind w:firstLine="0"/>
              <w:jc w:val="center"/>
            </w:pPr>
            <w:r>
              <w:rPr>
                <w:rFonts w:eastAsia="Times New Roman" w:cs="Times New Roman"/>
                <w:sz w:val="15"/>
                <w:szCs w:val="15"/>
                <w:lang w:val="de-CH" w:eastAsia="de-DE"/>
              </w:rPr>
              <w:t>−0.229</w:t>
            </w:r>
          </w:p>
        </w:tc>
        <w:tc>
          <w:tcPr>
            <w:tcW w:w="700" w:type="dxa"/>
            <w:vAlign w:val="center"/>
          </w:tcPr>
          <w:p w14:paraId="4B765EB5" w14:textId="77777777" w:rsidR="008E197B" w:rsidRDefault="008E197B">
            <w:pPr>
              <w:widowControl/>
              <w:spacing w:after="0" w:line="240" w:lineRule="auto"/>
              <w:ind w:firstLine="0"/>
              <w:jc w:val="center"/>
            </w:pPr>
            <w:r>
              <w:rPr>
                <w:rFonts w:eastAsia="Times New Roman" w:cs="Times New Roman"/>
                <w:sz w:val="15"/>
                <w:szCs w:val="15"/>
                <w:lang w:val="de-CH" w:eastAsia="de-DE"/>
              </w:rPr>
              <w:t>79.5</w:t>
            </w:r>
          </w:p>
        </w:tc>
      </w:tr>
      <w:tr w:rsidR="00EE5E60" w14:paraId="4E9D89F7" w14:textId="77777777" w:rsidTr="009F3E2E">
        <w:tc>
          <w:tcPr>
            <w:tcW w:w="1750" w:type="dxa"/>
            <w:vAlign w:val="center"/>
          </w:tcPr>
          <w:p w14:paraId="2CCC9DB4" w14:textId="77777777" w:rsidR="008E197B" w:rsidRDefault="008E197B">
            <w:pPr>
              <w:widowControl/>
              <w:spacing w:after="0" w:line="240" w:lineRule="auto"/>
              <w:ind w:firstLine="0"/>
            </w:pPr>
          </w:p>
        </w:tc>
        <w:tc>
          <w:tcPr>
            <w:tcW w:w="1180" w:type="dxa"/>
            <w:vAlign w:val="center"/>
          </w:tcPr>
          <w:p w14:paraId="40CAC8C0" w14:textId="77777777" w:rsidR="008E197B" w:rsidRDefault="008E197B">
            <w:pPr>
              <w:widowControl/>
              <w:spacing w:after="0" w:line="240" w:lineRule="auto"/>
              <w:ind w:firstLine="0"/>
            </w:pPr>
            <w:r>
              <w:rPr>
                <w:rFonts w:eastAsia="Times New Roman" w:cs="Times New Roman"/>
                <w:sz w:val="15"/>
                <w:szCs w:val="15"/>
                <w:lang w:val="de-CH" w:eastAsia="de-DE"/>
              </w:rPr>
              <w:t>None</w:t>
            </w:r>
          </w:p>
        </w:tc>
        <w:tc>
          <w:tcPr>
            <w:tcW w:w="700" w:type="dxa"/>
            <w:vAlign w:val="center"/>
          </w:tcPr>
          <w:p w14:paraId="3E8436BB" w14:textId="77777777" w:rsidR="008E197B" w:rsidRDefault="008E197B">
            <w:pPr>
              <w:widowControl/>
              <w:spacing w:after="0" w:line="240" w:lineRule="auto"/>
              <w:ind w:firstLine="0"/>
              <w:jc w:val="center"/>
            </w:pPr>
            <w:r>
              <w:rPr>
                <w:rFonts w:eastAsia="Times New Roman" w:cs="Times New Roman"/>
                <w:sz w:val="15"/>
                <w:szCs w:val="15"/>
                <w:lang w:val="de-CH" w:eastAsia="de-DE"/>
              </w:rPr>
              <w:t>225</w:t>
            </w:r>
          </w:p>
        </w:tc>
        <w:tc>
          <w:tcPr>
            <w:tcW w:w="900" w:type="dxa"/>
            <w:vAlign w:val="center"/>
          </w:tcPr>
          <w:p w14:paraId="71347A9F" w14:textId="77777777" w:rsidR="008E197B" w:rsidRDefault="008E197B">
            <w:pPr>
              <w:widowControl/>
              <w:spacing w:after="0" w:line="240" w:lineRule="auto"/>
              <w:ind w:firstLine="0"/>
              <w:jc w:val="center"/>
            </w:pPr>
            <w:r>
              <w:rPr>
                <w:rFonts w:eastAsia="Times New Roman" w:cs="Times New Roman"/>
                <w:sz w:val="15"/>
                <w:szCs w:val="15"/>
                <w:lang w:val="de-CH" w:eastAsia="de-DE"/>
              </w:rPr>
              <w:t>−0.103</w:t>
            </w:r>
          </w:p>
        </w:tc>
        <w:tc>
          <w:tcPr>
            <w:tcW w:w="700" w:type="dxa"/>
            <w:vAlign w:val="center"/>
          </w:tcPr>
          <w:p w14:paraId="05512C0A" w14:textId="77777777" w:rsidR="008E197B" w:rsidRDefault="008E197B">
            <w:pPr>
              <w:widowControl/>
              <w:spacing w:after="0" w:line="240" w:lineRule="auto"/>
              <w:ind w:firstLine="0"/>
              <w:jc w:val="center"/>
            </w:pPr>
            <w:r>
              <w:rPr>
                <w:rFonts w:eastAsia="Times New Roman" w:cs="Times New Roman"/>
                <w:sz w:val="15"/>
                <w:szCs w:val="15"/>
                <w:lang w:val="de-CH" w:eastAsia="de-DE"/>
              </w:rPr>
              <w:t>55.8</w:t>
            </w:r>
          </w:p>
        </w:tc>
        <w:tc>
          <w:tcPr>
            <w:tcW w:w="900" w:type="dxa"/>
            <w:vAlign w:val="center"/>
          </w:tcPr>
          <w:p w14:paraId="16131BEE" w14:textId="77777777" w:rsidR="008E197B" w:rsidRDefault="008E197B">
            <w:pPr>
              <w:widowControl/>
              <w:spacing w:after="0" w:line="240" w:lineRule="auto"/>
              <w:ind w:firstLine="0"/>
              <w:jc w:val="center"/>
            </w:pPr>
            <w:r>
              <w:rPr>
                <w:rFonts w:eastAsia="Times New Roman" w:cs="Times New Roman"/>
                <w:sz w:val="15"/>
                <w:szCs w:val="15"/>
                <w:lang w:val="de-CH" w:eastAsia="de-DE"/>
              </w:rPr>
              <w:t>−0.200</w:t>
            </w:r>
          </w:p>
        </w:tc>
        <w:tc>
          <w:tcPr>
            <w:tcW w:w="700" w:type="dxa"/>
            <w:vAlign w:val="center"/>
          </w:tcPr>
          <w:p w14:paraId="762337F3" w14:textId="77777777" w:rsidR="008E197B" w:rsidRDefault="008E197B">
            <w:pPr>
              <w:widowControl/>
              <w:spacing w:after="0" w:line="240" w:lineRule="auto"/>
              <w:ind w:firstLine="0"/>
              <w:jc w:val="center"/>
            </w:pPr>
            <w:r>
              <w:rPr>
                <w:rFonts w:eastAsia="Times New Roman" w:cs="Times New Roman"/>
                <w:sz w:val="15"/>
                <w:szCs w:val="15"/>
                <w:lang w:val="de-CH" w:eastAsia="de-DE"/>
              </w:rPr>
              <w:t>22.4</w:t>
            </w:r>
          </w:p>
        </w:tc>
        <w:tc>
          <w:tcPr>
            <w:tcW w:w="960" w:type="dxa"/>
            <w:vAlign w:val="center"/>
          </w:tcPr>
          <w:p w14:paraId="402651D9" w14:textId="77777777" w:rsidR="008E197B" w:rsidRDefault="008E197B">
            <w:pPr>
              <w:widowControl/>
              <w:spacing w:after="0" w:line="240" w:lineRule="auto"/>
              <w:ind w:firstLine="0"/>
              <w:jc w:val="center"/>
            </w:pPr>
            <w:r>
              <w:rPr>
                <w:rFonts w:eastAsia="Times New Roman" w:cs="Times New Roman"/>
                <w:sz w:val="15"/>
                <w:szCs w:val="15"/>
                <w:lang w:val="de-CH" w:eastAsia="de-DE"/>
              </w:rPr>
              <w:t>−0.202</w:t>
            </w:r>
          </w:p>
        </w:tc>
        <w:tc>
          <w:tcPr>
            <w:tcW w:w="700" w:type="dxa"/>
            <w:vAlign w:val="center"/>
          </w:tcPr>
          <w:p w14:paraId="191ED351" w14:textId="77777777" w:rsidR="008E197B" w:rsidRDefault="008E197B">
            <w:pPr>
              <w:widowControl/>
              <w:spacing w:after="0" w:line="240" w:lineRule="auto"/>
              <w:ind w:firstLine="0"/>
              <w:jc w:val="center"/>
            </w:pPr>
            <w:r>
              <w:rPr>
                <w:rFonts w:eastAsia="Times New Roman" w:cs="Times New Roman"/>
                <w:sz w:val="15"/>
                <w:szCs w:val="15"/>
                <w:lang w:val="de-CH" w:eastAsia="de-DE"/>
              </w:rPr>
              <w:t>67.1</w:t>
            </w:r>
          </w:p>
        </w:tc>
      </w:tr>
      <w:tr w:rsidR="00EE5E60" w14:paraId="23312D93" w14:textId="77777777" w:rsidTr="009F3E2E">
        <w:tc>
          <w:tcPr>
            <w:tcW w:w="1750" w:type="dxa"/>
            <w:vAlign w:val="center"/>
          </w:tcPr>
          <w:p w14:paraId="0CC2A3C6" w14:textId="77777777" w:rsidR="008E197B" w:rsidRDefault="008E197B">
            <w:pPr>
              <w:widowControl/>
              <w:spacing w:after="0" w:line="240" w:lineRule="auto"/>
              <w:ind w:firstLine="0"/>
            </w:pPr>
            <w:r>
              <w:rPr>
                <w:rFonts w:eastAsia="Times New Roman" w:cs="Times New Roman"/>
                <w:sz w:val="15"/>
                <w:szCs w:val="15"/>
                <w:lang w:val="de-CH" w:eastAsia="de-DE"/>
              </w:rPr>
              <w:t>Survival definition</w:t>
            </w:r>
          </w:p>
        </w:tc>
        <w:tc>
          <w:tcPr>
            <w:tcW w:w="1180" w:type="dxa"/>
            <w:vAlign w:val="center"/>
          </w:tcPr>
          <w:p w14:paraId="22118AA5" w14:textId="77777777" w:rsidR="008E197B" w:rsidRDefault="008E197B">
            <w:pPr>
              <w:widowControl/>
              <w:spacing w:after="0" w:line="240" w:lineRule="auto"/>
              <w:ind w:firstLine="0"/>
            </w:pPr>
            <w:r>
              <w:rPr>
                <w:rFonts w:eastAsia="Times New Roman" w:cs="Times New Roman"/>
                <w:sz w:val="15"/>
                <w:szCs w:val="15"/>
                <w:lang w:val="de-CH" w:eastAsia="de-DE"/>
              </w:rPr>
              <w:t>Not closed</w:t>
            </w:r>
          </w:p>
        </w:tc>
        <w:tc>
          <w:tcPr>
            <w:tcW w:w="700" w:type="dxa"/>
            <w:vAlign w:val="center"/>
          </w:tcPr>
          <w:p w14:paraId="160099C3" w14:textId="77777777" w:rsidR="008E197B" w:rsidRDefault="008E197B">
            <w:pPr>
              <w:widowControl/>
              <w:spacing w:after="0" w:line="240" w:lineRule="auto"/>
              <w:ind w:firstLine="0"/>
              <w:jc w:val="center"/>
            </w:pPr>
            <w:r>
              <w:rPr>
                <w:rFonts w:eastAsia="Times New Roman" w:cs="Times New Roman"/>
                <w:sz w:val="15"/>
                <w:szCs w:val="15"/>
                <w:lang w:val="de-CH" w:eastAsia="de-DE"/>
              </w:rPr>
              <w:t>250</w:t>
            </w:r>
          </w:p>
        </w:tc>
        <w:tc>
          <w:tcPr>
            <w:tcW w:w="900" w:type="dxa"/>
            <w:vAlign w:val="center"/>
          </w:tcPr>
          <w:p w14:paraId="30177BB2" w14:textId="77777777" w:rsidR="008E197B" w:rsidRDefault="008E197B">
            <w:pPr>
              <w:widowControl/>
              <w:spacing w:after="0" w:line="240" w:lineRule="auto"/>
              <w:ind w:firstLine="0"/>
              <w:jc w:val="center"/>
            </w:pPr>
            <w:r>
              <w:rPr>
                <w:rFonts w:eastAsia="Times New Roman" w:cs="Times New Roman"/>
                <w:sz w:val="15"/>
                <w:szCs w:val="15"/>
                <w:lang w:val="de-CH" w:eastAsia="de-DE"/>
              </w:rPr>
              <w:t>−0.110</w:t>
            </w:r>
          </w:p>
        </w:tc>
        <w:tc>
          <w:tcPr>
            <w:tcW w:w="700" w:type="dxa"/>
            <w:vAlign w:val="center"/>
          </w:tcPr>
          <w:p w14:paraId="0FF13BCD" w14:textId="77777777" w:rsidR="008E197B" w:rsidRDefault="008E197B">
            <w:pPr>
              <w:widowControl/>
              <w:spacing w:after="0" w:line="240" w:lineRule="auto"/>
              <w:ind w:firstLine="0"/>
              <w:jc w:val="center"/>
            </w:pPr>
            <w:r>
              <w:rPr>
                <w:rFonts w:eastAsia="Times New Roman" w:cs="Times New Roman"/>
                <w:sz w:val="15"/>
                <w:szCs w:val="15"/>
                <w:lang w:val="de-CH" w:eastAsia="de-DE"/>
              </w:rPr>
              <w:t>75.4</w:t>
            </w:r>
          </w:p>
        </w:tc>
        <w:tc>
          <w:tcPr>
            <w:tcW w:w="900" w:type="dxa"/>
            <w:vAlign w:val="center"/>
          </w:tcPr>
          <w:p w14:paraId="348FDCAC" w14:textId="77777777" w:rsidR="008E197B" w:rsidRDefault="008E197B">
            <w:pPr>
              <w:widowControl/>
              <w:spacing w:after="0" w:line="240" w:lineRule="auto"/>
              <w:ind w:firstLine="0"/>
              <w:jc w:val="center"/>
            </w:pPr>
            <w:r>
              <w:rPr>
                <w:rFonts w:eastAsia="Times New Roman" w:cs="Times New Roman"/>
                <w:sz w:val="15"/>
                <w:szCs w:val="15"/>
                <w:lang w:val="de-CH" w:eastAsia="de-DE"/>
              </w:rPr>
              <w:t>−0.184</w:t>
            </w:r>
          </w:p>
        </w:tc>
        <w:tc>
          <w:tcPr>
            <w:tcW w:w="700" w:type="dxa"/>
            <w:vAlign w:val="center"/>
          </w:tcPr>
          <w:p w14:paraId="0E118AFA" w14:textId="77777777" w:rsidR="008E197B" w:rsidRDefault="008E197B">
            <w:pPr>
              <w:widowControl/>
              <w:spacing w:after="0" w:line="240" w:lineRule="auto"/>
              <w:ind w:firstLine="0"/>
              <w:jc w:val="center"/>
            </w:pPr>
            <w:r>
              <w:rPr>
                <w:rFonts w:eastAsia="Times New Roman" w:cs="Times New Roman"/>
                <w:sz w:val="15"/>
                <w:szCs w:val="15"/>
                <w:lang w:val="de-CH" w:eastAsia="de-DE"/>
              </w:rPr>
              <w:t>27.9</w:t>
            </w:r>
          </w:p>
        </w:tc>
        <w:tc>
          <w:tcPr>
            <w:tcW w:w="960" w:type="dxa"/>
            <w:vAlign w:val="center"/>
          </w:tcPr>
          <w:p w14:paraId="520D6027" w14:textId="77777777" w:rsidR="008E197B" w:rsidRDefault="008E197B">
            <w:pPr>
              <w:widowControl/>
              <w:spacing w:after="0" w:line="240" w:lineRule="auto"/>
              <w:ind w:firstLine="0"/>
              <w:jc w:val="center"/>
            </w:pPr>
            <w:r>
              <w:rPr>
                <w:rFonts w:eastAsia="Times New Roman" w:cs="Times New Roman"/>
                <w:sz w:val="15"/>
                <w:szCs w:val="15"/>
                <w:lang w:val="de-CH" w:eastAsia="de-DE"/>
              </w:rPr>
              <w:t>−0.222</w:t>
            </w:r>
          </w:p>
        </w:tc>
        <w:tc>
          <w:tcPr>
            <w:tcW w:w="700" w:type="dxa"/>
            <w:vAlign w:val="center"/>
          </w:tcPr>
          <w:p w14:paraId="662E8F02" w14:textId="77777777" w:rsidR="008E197B" w:rsidRDefault="008E197B">
            <w:pPr>
              <w:widowControl/>
              <w:spacing w:after="0" w:line="240" w:lineRule="auto"/>
              <w:ind w:firstLine="0"/>
              <w:jc w:val="center"/>
            </w:pPr>
            <w:r>
              <w:rPr>
                <w:rFonts w:eastAsia="Times New Roman" w:cs="Times New Roman"/>
                <w:sz w:val="15"/>
                <w:szCs w:val="15"/>
                <w:lang w:val="de-CH" w:eastAsia="de-DE"/>
              </w:rPr>
              <w:t>89.7</w:t>
            </w:r>
          </w:p>
        </w:tc>
      </w:tr>
      <w:tr w:rsidR="00EE5E60" w14:paraId="1EB13EF4" w14:textId="77777777" w:rsidTr="009F3E2E">
        <w:tc>
          <w:tcPr>
            <w:tcW w:w="1750" w:type="dxa"/>
            <w:tcBorders>
              <w:bottom w:val="single" w:sz="4" w:space="0" w:color="auto"/>
            </w:tcBorders>
            <w:vAlign w:val="center"/>
          </w:tcPr>
          <w:p w14:paraId="30AE1ED2" w14:textId="77777777" w:rsidR="008E197B" w:rsidRDefault="008E197B">
            <w:pPr>
              <w:widowControl/>
              <w:spacing w:after="0" w:line="240" w:lineRule="auto"/>
              <w:ind w:firstLine="0"/>
            </w:pPr>
          </w:p>
        </w:tc>
        <w:tc>
          <w:tcPr>
            <w:tcW w:w="1180" w:type="dxa"/>
            <w:tcBorders>
              <w:bottom w:val="single" w:sz="4" w:space="0" w:color="auto"/>
            </w:tcBorders>
            <w:vAlign w:val="center"/>
          </w:tcPr>
          <w:p w14:paraId="22E11D88" w14:textId="77777777" w:rsidR="008E197B" w:rsidRDefault="008E197B">
            <w:pPr>
              <w:widowControl/>
              <w:spacing w:after="0" w:line="240" w:lineRule="auto"/>
              <w:ind w:firstLine="0"/>
            </w:pPr>
            <w:r>
              <w:rPr>
                <w:rFonts w:eastAsia="Times New Roman" w:cs="Times New Roman"/>
                <w:sz w:val="15"/>
                <w:szCs w:val="15"/>
                <w:lang w:val="de-CH" w:eastAsia="de-DE"/>
              </w:rPr>
              <w:t>Still independent</w:t>
            </w:r>
          </w:p>
        </w:tc>
        <w:tc>
          <w:tcPr>
            <w:tcW w:w="700" w:type="dxa"/>
            <w:tcBorders>
              <w:bottom w:val="single" w:sz="4" w:space="0" w:color="auto"/>
            </w:tcBorders>
            <w:vAlign w:val="center"/>
          </w:tcPr>
          <w:p w14:paraId="3136A992" w14:textId="77777777" w:rsidR="008E197B" w:rsidRDefault="008E197B">
            <w:pPr>
              <w:widowControl/>
              <w:spacing w:after="0" w:line="240" w:lineRule="auto"/>
              <w:ind w:firstLine="0"/>
              <w:jc w:val="center"/>
            </w:pPr>
            <w:r>
              <w:rPr>
                <w:rFonts w:eastAsia="Times New Roman" w:cs="Times New Roman"/>
                <w:sz w:val="15"/>
                <w:szCs w:val="15"/>
                <w:lang w:val="de-CH" w:eastAsia="de-DE"/>
              </w:rPr>
              <w:t>212</w:t>
            </w:r>
          </w:p>
        </w:tc>
        <w:tc>
          <w:tcPr>
            <w:tcW w:w="900" w:type="dxa"/>
            <w:tcBorders>
              <w:bottom w:val="single" w:sz="4" w:space="0" w:color="auto"/>
            </w:tcBorders>
            <w:vAlign w:val="center"/>
          </w:tcPr>
          <w:p w14:paraId="1914249A" w14:textId="77777777" w:rsidR="008E197B" w:rsidRDefault="008E197B">
            <w:pPr>
              <w:widowControl/>
              <w:spacing w:after="0" w:line="240" w:lineRule="auto"/>
              <w:ind w:firstLine="0"/>
              <w:jc w:val="center"/>
            </w:pPr>
            <w:r>
              <w:rPr>
                <w:rFonts w:eastAsia="Times New Roman" w:cs="Times New Roman"/>
                <w:sz w:val="15"/>
                <w:szCs w:val="15"/>
                <w:lang w:val="de-CH" w:eastAsia="de-DE"/>
              </w:rPr>
              <w:t>−0.107</w:t>
            </w:r>
          </w:p>
        </w:tc>
        <w:tc>
          <w:tcPr>
            <w:tcW w:w="700" w:type="dxa"/>
            <w:tcBorders>
              <w:bottom w:val="single" w:sz="4" w:space="0" w:color="auto"/>
            </w:tcBorders>
            <w:vAlign w:val="center"/>
          </w:tcPr>
          <w:p w14:paraId="34CCE443" w14:textId="77777777" w:rsidR="008E197B" w:rsidRDefault="008E197B">
            <w:pPr>
              <w:widowControl/>
              <w:spacing w:after="0" w:line="240" w:lineRule="auto"/>
              <w:ind w:firstLine="0"/>
              <w:jc w:val="center"/>
            </w:pPr>
            <w:r>
              <w:rPr>
                <w:rFonts w:eastAsia="Times New Roman" w:cs="Times New Roman"/>
                <w:sz w:val="15"/>
                <w:szCs w:val="15"/>
                <w:lang w:val="de-CH" w:eastAsia="de-DE"/>
              </w:rPr>
              <w:t>54.2</w:t>
            </w:r>
          </w:p>
        </w:tc>
        <w:tc>
          <w:tcPr>
            <w:tcW w:w="900" w:type="dxa"/>
            <w:tcBorders>
              <w:bottom w:val="single" w:sz="4" w:space="0" w:color="auto"/>
            </w:tcBorders>
            <w:vAlign w:val="center"/>
          </w:tcPr>
          <w:p w14:paraId="335DC0A6" w14:textId="77777777" w:rsidR="008E197B" w:rsidRDefault="008E197B">
            <w:pPr>
              <w:widowControl/>
              <w:spacing w:after="0" w:line="240" w:lineRule="auto"/>
              <w:ind w:firstLine="0"/>
              <w:jc w:val="center"/>
            </w:pPr>
            <w:r>
              <w:rPr>
                <w:rFonts w:eastAsia="Times New Roman" w:cs="Times New Roman"/>
                <w:sz w:val="15"/>
                <w:szCs w:val="15"/>
                <w:lang w:val="de-CH" w:eastAsia="de-DE"/>
              </w:rPr>
              <w:t>−0.200</w:t>
            </w:r>
          </w:p>
        </w:tc>
        <w:tc>
          <w:tcPr>
            <w:tcW w:w="700" w:type="dxa"/>
            <w:tcBorders>
              <w:bottom w:val="single" w:sz="4" w:space="0" w:color="auto"/>
            </w:tcBorders>
            <w:vAlign w:val="center"/>
          </w:tcPr>
          <w:p w14:paraId="2EB45FC5" w14:textId="77777777" w:rsidR="008E197B" w:rsidRDefault="008E197B">
            <w:pPr>
              <w:widowControl/>
              <w:spacing w:after="0" w:line="240" w:lineRule="auto"/>
              <w:ind w:firstLine="0"/>
              <w:jc w:val="center"/>
            </w:pPr>
            <w:r>
              <w:rPr>
                <w:rFonts w:eastAsia="Times New Roman" w:cs="Times New Roman"/>
                <w:sz w:val="15"/>
                <w:szCs w:val="15"/>
                <w:lang w:val="de-CH" w:eastAsia="de-DE"/>
              </w:rPr>
              <w:t>13.4</w:t>
            </w:r>
          </w:p>
        </w:tc>
        <w:tc>
          <w:tcPr>
            <w:tcW w:w="960" w:type="dxa"/>
            <w:tcBorders>
              <w:bottom w:val="single" w:sz="4" w:space="0" w:color="auto"/>
            </w:tcBorders>
            <w:vAlign w:val="center"/>
          </w:tcPr>
          <w:p w14:paraId="58CADCA2" w14:textId="77777777" w:rsidR="008E197B" w:rsidRDefault="008E197B">
            <w:pPr>
              <w:widowControl/>
              <w:spacing w:after="0" w:line="240" w:lineRule="auto"/>
              <w:ind w:firstLine="0"/>
              <w:jc w:val="center"/>
            </w:pPr>
            <w:r>
              <w:rPr>
                <w:rFonts w:eastAsia="Times New Roman" w:cs="Times New Roman"/>
                <w:sz w:val="15"/>
                <w:szCs w:val="15"/>
                <w:lang w:val="de-CH" w:eastAsia="de-DE"/>
              </w:rPr>
              <w:t>−0.198</w:t>
            </w:r>
          </w:p>
        </w:tc>
        <w:tc>
          <w:tcPr>
            <w:tcW w:w="700" w:type="dxa"/>
            <w:tcBorders>
              <w:bottom w:val="single" w:sz="4" w:space="0" w:color="auto"/>
            </w:tcBorders>
            <w:vAlign w:val="center"/>
          </w:tcPr>
          <w:p w14:paraId="797F2B68" w14:textId="77777777" w:rsidR="008E197B" w:rsidRDefault="008E197B">
            <w:pPr>
              <w:widowControl/>
              <w:spacing w:after="0" w:line="240" w:lineRule="auto"/>
              <w:ind w:firstLine="0"/>
              <w:jc w:val="center"/>
            </w:pPr>
            <w:r>
              <w:rPr>
                <w:rFonts w:eastAsia="Times New Roman" w:cs="Times New Roman"/>
                <w:sz w:val="15"/>
                <w:szCs w:val="15"/>
                <w:lang w:val="de-CH" w:eastAsia="de-DE"/>
              </w:rPr>
              <w:t>53.0</w:t>
            </w:r>
          </w:p>
        </w:tc>
      </w:tr>
    </w:tbl>
    <w:p w14:paraId="10C8C806"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 xml:space="preserve">Each row summarises the universes in which the stated option was selected; every option appears in either 3,456, 4,608, or 6,912 of the 13,824 universes. Entries are the median coefficient and the percentage of universes in which the coefficient is negative and significant at </w:t>
      </w:r>
      <w:r w:rsidRPr="009F3E2E">
        <w:rPr>
          <w:rFonts w:eastAsia="Times New Roman" w:cs="Times New Roman"/>
          <w:i/>
          <w:iCs/>
          <w:sz w:val="20"/>
          <w:lang w:eastAsia="de-DE"/>
        </w:rPr>
        <w:t>p</w:t>
      </w:r>
      <w:r w:rsidRPr="009F3E2E">
        <w:rPr>
          <w:rFonts w:eastAsia="Times New Roman" w:cs="Times New Roman"/>
          <w:sz w:val="20"/>
          <w:lang w:eastAsia="de-DE"/>
        </w:rPr>
        <w:t xml:space="preserve"> &lt; .05. All estimates come from the full model, so the modularity squared column is the curvature at mean breadth.</w:t>
      </w:r>
    </w:p>
    <w:p w14:paraId="01AE3632" w14:textId="77777777" w:rsidR="008E197B" w:rsidRDefault="008E197B">
      <w:r>
        <w:br w:type="page"/>
      </w:r>
    </w:p>
    <w:p w14:paraId="1361CF7E" w14:textId="77777777" w:rsidR="008E197B" w:rsidRDefault="008E197B" w:rsidP="008E197B">
      <w:pPr>
        <w:widowControl/>
        <w:spacing w:after="0" w:line="240" w:lineRule="auto"/>
        <w:ind w:firstLine="0"/>
      </w:pPr>
      <w:r w:rsidRPr="009F3E2E">
        <w:rPr>
          <w:rFonts w:eastAsia="Times New Roman" w:cs="Times New Roman"/>
          <w:lang w:eastAsia="de-DE"/>
        </w:rPr>
        <w:lastRenderedPageBreak/>
        <w:t>TABLE 7</w:t>
      </w:r>
    </w:p>
    <w:p w14:paraId="2A61D883" w14:textId="77777777" w:rsidR="008E197B" w:rsidRDefault="008E197B" w:rsidP="008E197B">
      <w:pPr>
        <w:widowControl/>
        <w:spacing w:line="240" w:lineRule="auto"/>
        <w:ind w:firstLine="0"/>
      </w:pPr>
      <w:r w:rsidRPr="009F3E2E">
        <w:rPr>
          <w:rFonts w:eastAsia="Times New Roman" w:cs="Times New Roman"/>
          <w:i/>
          <w:iCs/>
          <w:lang w:eastAsia="de-DE"/>
        </w:rPr>
        <w:t>Johnson Relative Weights: Share of Variance in Each Focal Estimate Explained by Each Decision Node</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0"/>
        <w:gridCol w:w="1900"/>
        <w:gridCol w:w="1900"/>
        <w:gridCol w:w="1900"/>
      </w:tblGrid>
      <w:tr w:rsidR="00EE5E60" w14:paraId="1602553D" w14:textId="77777777">
        <w:tc>
          <w:tcPr>
            <w:tcW w:w="3400" w:type="dxa"/>
            <w:tcBorders>
              <w:top w:val="single" w:sz="4" w:space="0" w:color="auto"/>
              <w:bottom w:val="single" w:sz="4" w:space="0" w:color="auto"/>
            </w:tcBorders>
            <w:vAlign w:val="center"/>
          </w:tcPr>
          <w:p w14:paraId="06BBEBDD" w14:textId="77777777" w:rsidR="008E197B" w:rsidRDefault="008E197B">
            <w:pPr>
              <w:widowControl/>
              <w:spacing w:after="0" w:line="240" w:lineRule="auto"/>
              <w:ind w:firstLine="0"/>
            </w:pPr>
            <w:r>
              <w:rPr>
                <w:rFonts w:eastAsia="Times New Roman" w:cs="Times New Roman"/>
                <w:b/>
                <w:bCs/>
                <w:sz w:val="17"/>
                <w:szCs w:val="17"/>
                <w:lang w:val="de-CH" w:eastAsia="de-DE"/>
              </w:rPr>
              <w:t>Decision node</w:t>
            </w:r>
          </w:p>
        </w:tc>
        <w:tc>
          <w:tcPr>
            <w:tcW w:w="1900" w:type="dxa"/>
            <w:tcBorders>
              <w:top w:val="single" w:sz="4" w:space="0" w:color="auto"/>
              <w:bottom w:val="single" w:sz="4" w:space="0" w:color="auto"/>
            </w:tcBorders>
            <w:vAlign w:val="center"/>
          </w:tcPr>
          <w:p w14:paraId="725441B1" w14:textId="77777777" w:rsidR="008E197B" w:rsidRDefault="008E197B">
            <w:pPr>
              <w:widowControl/>
              <w:spacing w:after="0" w:line="240" w:lineRule="auto"/>
              <w:ind w:firstLine="0"/>
              <w:jc w:val="center"/>
            </w:pPr>
            <w:r>
              <w:rPr>
                <w:rFonts w:eastAsia="Times New Roman" w:cs="Times New Roman"/>
                <w:b/>
                <w:bCs/>
                <w:sz w:val="17"/>
                <w:szCs w:val="17"/>
                <w:lang w:val="de-CH" w:eastAsia="de-DE"/>
              </w:rPr>
              <w:t>Breadth squared</w:t>
            </w:r>
          </w:p>
        </w:tc>
        <w:tc>
          <w:tcPr>
            <w:tcW w:w="1900" w:type="dxa"/>
            <w:tcBorders>
              <w:top w:val="single" w:sz="4" w:space="0" w:color="auto"/>
              <w:bottom w:val="single" w:sz="4" w:space="0" w:color="auto"/>
            </w:tcBorders>
            <w:vAlign w:val="center"/>
          </w:tcPr>
          <w:p w14:paraId="25691D49" w14:textId="77777777" w:rsidR="008E197B" w:rsidRDefault="008E197B">
            <w:pPr>
              <w:widowControl/>
              <w:spacing w:after="0" w:line="240" w:lineRule="auto"/>
              <w:ind w:firstLine="0"/>
              <w:jc w:val="center"/>
            </w:pPr>
            <w:r>
              <w:rPr>
                <w:rFonts w:eastAsia="Times New Roman" w:cs="Times New Roman"/>
                <w:b/>
                <w:bCs/>
                <w:sz w:val="17"/>
                <w:szCs w:val="17"/>
                <w:lang w:val="de-CH" w:eastAsia="de-DE"/>
              </w:rPr>
              <w:t>Modularity squared</w:t>
            </w:r>
          </w:p>
        </w:tc>
        <w:tc>
          <w:tcPr>
            <w:tcW w:w="1900" w:type="dxa"/>
            <w:tcBorders>
              <w:top w:val="single" w:sz="4" w:space="0" w:color="auto"/>
              <w:bottom w:val="single" w:sz="4" w:space="0" w:color="auto"/>
            </w:tcBorders>
            <w:vAlign w:val="center"/>
          </w:tcPr>
          <w:p w14:paraId="4C954845" w14:textId="77777777" w:rsidR="008E197B" w:rsidRDefault="008E197B">
            <w:pPr>
              <w:widowControl/>
              <w:spacing w:after="0" w:line="240" w:lineRule="auto"/>
              <w:ind w:firstLine="0"/>
              <w:jc w:val="center"/>
            </w:pPr>
            <w:r>
              <w:rPr>
                <w:rFonts w:eastAsia="Times New Roman" w:cs="Times New Roman"/>
                <w:b/>
                <w:bCs/>
                <w:sz w:val="17"/>
                <w:szCs w:val="17"/>
                <w:lang w:val="de-CH" w:eastAsia="de-DE"/>
              </w:rPr>
              <w:t>Modularity squared × breadth</w:t>
            </w:r>
          </w:p>
        </w:tc>
      </w:tr>
      <w:tr w:rsidR="00EE5E60" w14:paraId="70EFD55E" w14:textId="77777777">
        <w:tc>
          <w:tcPr>
            <w:tcW w:w="3400" w:type="dxa"/>
            <w:vAlign w:val="center"/>
          </w:tcPr>
          <w:p w14:paraId="728CB44A" w14:textId="77777777" w:rsidR="008E197B" w:rsidRDefault="008E197B">
            <w:pPr>
              <w:widowControl/>
              <w:spacing w:after="0" w:line="240" w:lineRule="auto"/>
              <w:ind w:firstLine="0"/>
            </w:pPr>
            <w:r>
              <w:rPr>
                <w:rFonts w:eastAsia="Times New Roman" w:cs="Times New Roman"/>
                <w:sz w:val="17"/>
                <w:szCs w:val="17"/>
                <w:lang w:val="de-CH" w:eastAsia="de-DE"/>
              </w:rPr>
              <w:t>Sampling frame</w:t>
            </w:r>
          </w:p>
        </w:tc>
        <w:tc>
          <w:tcPr>
            <w:tcW w:w="1900" w:type="dxa"/>
            <w:vAlign w:val="center"/>
          </w:tcPr>
          <w:p w14:paraId="1AED5E64" w14:textId="77777777" w:rsidR="008E197B" w:rsidRDefault="008E197B">
            <w:pPr>
              <w:widowControl/>
              <w:spacing w:after="0" w:line="240" w:lineRule="auto"/>
              <w:ind w:firstLine="0"/>
              <w:jc w:val="center"/>
            </w:pPr>
            <w:r>
              <w:rPr>
                <w:rFonts w:eastAsia="Times New Roman" w:cs="Times New Roman"/>
                <w:sz w:val="17"/>
                <w:szCs w:val="17"/>
                <w:lang w:val="de-CH" w:eastAsia="de-DE"/>
              </w:rPr>
              <w:t>6.9</w:t>
            </w:r>
          </w:p>
        </w:tc>
        <w:tc>
          <w:tcPr>
            <w:tcW w:w="1900" w:type="dxa"/>
            <w:vAlign w:val="center"/>
          </w:tcPr>
          <w:p w14:paraId="1F4ADE33" w14:textId="77777777" w:rsidR="008E197B" w:rsidRDefault="008E197B">
            <w:pPr>
              <w:widowControl/>
              <w:spacing w:after="0" w:line="240" w:lineRule="auto"/>
              <w:ind w:firstLine="0"/>
              <w:jc w:val="center"/>
            </w:pPr>
            <w:r>
              <w:rPr>
                <w:rFonts w:eastAsia="Times New Roman" w:cs="Times New Roman"/>
                <w:sz w:val="17"/>
                <w:szCs w:val="17"/>
                <w:lang w:val="de-CH" w:eastAsia="de-DE"/>
              </w:rPr>
              <w:t>33.8</w:t>
            </w:r>
          </w:p>
        </w:tc>
        <w:tc>
          <w:tcPr>
            <w:tcW w:w="1900" w:type="dxa"/>
            <w:vAlign w:val="center"/>
          </w:tcPr>
          <w:p w14:paraId="163B0307" w14:textId="77777777" w:rsidR="008E197B" w:rsidRDefault="008E197B">
            <w:pPr>
              <w:widowControl/>
              <w:spacing w:after="0" w:line="240" w:lineRule="auto"/>
              <w:ind w:firstLine="0"/>
              <w:jc w:val="center"/>
            </w:pPr>
            <w:r>
              <w:rPr>
                <w:rFonts w:eastAsia="Times New Roman" w:cs="Times New Roman"/>
                <w:sz w:val="17"/>
                <w:szCs w:val="17"/>
                <w:lang w:val="de-CH" w:eastAsia="de-DE"/>
              </w:rPr>
              <w:t>53.4</w:t>
            </w:r>
          </w:p>
        </w:tc>
      </w:tr>
      <w:tr w:rsidR="00EE5E60" w14:paraId="3EE9F0B1" w14:textId="77777777">
        <w:tc>
          <w:tcPr>
            <w:tcW w:w="3400" w:type="dxa"/>
            <w:vAlign w:val="center"/>
          </w:tcPr>
          <w:p w14:paraId="3BD96F56" w14:textId="77777777" w:rsidR="008E197B" w:rsidRDefault="008E197B">
            <w:pPr>
              <w:widowControl/>
              <w:spacing w:after="0" w:line="240" w:lineRule="auto"/>
              <w:ind w:firstLine="0"/>
            </w:pPr>
            <w:r>
              <w:rPr>
                <w:rFonts w:eastAsia="Times New Roman" w:cs="Times New Roman"/>
                <w:sz w:val="17"/>
                <w:szCs w:val="17"/>
                <w:lang w:val="de-CH" w:eastAsia="de-DE"/>
              </w:rPr>
              <w:t>Outlier treatment</w:t>
            </w:r>
          </w:p>
        </w:tc>
        <w:tc>
          <w:tcPr>
            <w:tcW w:w="1900" w:type="dxa"/>
            <w:vAlign w:val="center"/>
          </w:tcPr>
          <w:p w14:paraId="1F90F735" w14:textId="77777777" w:rsidR="008E197B" w:rsidRDefault="008E197B">
            <w:pPr>
              <w:widowControl/>
              <w:spacing w:after="0" w:line="240" w:lineRule="auto"/>
              <w:ind w:firstLine="0"/>
              <w:jc w:val="center"/>
            </w:pPr>
            <w:r>
              <w:rPr>
                <w:rFonts w:eastAsia="Times New Roman" w:cs="Times New Roman"/>
                <w:sz w:val="17"/>
                <w:szCs w:val="17"/>
                <w:lang w:val="de-CH" w:eastAsia="de-DE"/>
              </w:rPr>
              <w:t>42.0</w:t>
            </w:r>
          </w:p>
        </w:tc>
        <w:tc>
          <w:tcPr>
            <w:tcW w:w="1900" w:type="dxa"/>
            <w:vAlign w:val="center"/>
          </w:tcPr>
          <w:p w14:paraId="1768723D" w14:textId="77777777" w:rsidR="008E197B" w:rsidRDefault="008E197B">
            <w:pPr>
              <w:widowControl/>
              <w:spacing w:after="0" w:line="240" w:lineRule="auto"/>
              <w:ind w:firstLine="0"/>
              <w:jc w:val="center"/>
            </w:pPr>
            <w:r>
              <w:rPr>
                <w:rFonts w:eastAsia="Times New Roman" w:cs="Times New Roman"/>
                <w:sz w:val="17"/>
                <w:szCs w:val="17"/>
                <w:lang w:val="de-CH" w:eastAsia="de-DE"/>
              </w:rPr>
              <w:t>30.6</w:t>
            </w:r>
          </w:p>
        </w:tc>
        <w:tc>
          <w:tcPr>
            <w:tcW w:w="1900" w:type="dxa"/>
            <w:vAlign w:val="center"/>
          </w:tcPr>
          <w:p w14:paraId="1CF35AAA" w14:textId="77777777" w:rsidR="008E197B" w:rsidRDefault="008E197B">
            <w:pPr>
              <w:widowControl/>
              <w:spacing w:after="0" w:line="240" w:lineRule="auto"/>
              <w:ind w:firstLine="0"/>
              <w:jc w:val="center"/>
            </w:pPr>
            <w:r>
              <w:rPr>
                <w:rFonts w:eastAsia="Times New Roman" w:cs="Times New Roman"/>
                <w:sz w:val="17"/>
                <w:szCs w:val="17"/>
                <w:lang w:val="de-CH" w:eastAsia="de-DE"/>
              </w:rPr>
              <w:t>1.6</w:t>
            </w:r>
          </w:p>
        </w:tc>
      </w:tr>
      <w:tr w:rsidR="00EE5E60" w14:paraId="37AD74A0" w14:textId="77777777">
        <w:tc>
          <w:tcPr>
            <w:tcW w:w="3400" w:type="dxa"/>
            <w:vAlign w:val="center"/>
          </w:tcPr>
          <w:p w14:paraId="2FC39456" w14:textId="77777777" w:rsidR="008E197B" w:rsidRDefault="008E197B">
            <w:pPr>
              <w:widowControl/>
              <w:spacing w:after="0" w:line="240" w:lineRule="auto"/>
              <w:ind w:firstLine="0"/>
            </w:pPr>
            <w:r>
              <w:rPr>
                <w:rFonts w:eastAsia="Times New Roman" w:cs="Times New Roman"/>
                <w:sz w:val="17"/>
                <w:szCs w:val="17"/>
                <w:lang w:val="de-CH" w:eastAsia="de-DE"/>
              </w:rPr>
              <w:t>Survival horizon</w:t>
            </w:r>
          </w:p>
        </w:tc>
        <w:tc>
          <w:tcPr>
            <w:tcW w:w="1900" w:type="dxa"/>
            <w:vAlign w:val="center"/>
          </w:tcPr>
          <w:p w14:paraId="7D1E7F81" w14:textId="77777777" w:rsidR="008E197B" w:rsidRDefault="008E197B">
            <w:pPr>
              <w:widowControl/>
              <w:spacing w:after="0" w:line="240" w:lineRule="auto"/>
              <w:ind w:firstLine="0"/>
              <w:jc w:val="center"/>
            </w:pPr>
            <w:r>
              <w:rPr>
                <w:rFonts w:eastAsia="Times New Roman" w:cs="Times New Roman"/>
                <w:sz w:val="17"/>
                <w:szCs w:val="17"/>
                <w:lang w:val="de-CH" w:eastAsia="de-DE"/>
              </w:rPr>
              <w:t>21.5</w:t>
            </w:r>
          </w:p>
        </w:tc>
        <w:tc>
          <w:tcPr>
            <w:tcW w:w="1900" w:type="dxa"/>
            <w:vAlign w:val="center"/>
          </w:tcPr>
          <w:p w14:paraId="160E7705" w14:textId="77777777" w:rsidR="008E197B" w:rsidRDefault="008E197B">
            <w:pPr>
              <w:widowControl/>
              <w:spacing w:after="0" w:line="240" w:lineRule="auto"/>
              <w:ind w:firstLine="0"/>
              <w:jc w:val="center"/>
            </w:pPr>
            <w:r>
              <w:rPr>
                <w:rFonts w:eastAsia="Times New Roman" w:cs="Times New Roman"/>
                <w:sz w:val="17"/>
                <w:szCs w:val="17"/>
                <w:lang w:val="de-CH" w:eastAsia="de-DE"/>
              </w:rPr>
              <w:t>11.4</w:t>
            </w:r>
          </w:p>
        </w:tc>
        <w:tc>
          <w:tcPr>
            <w:tcW w:w="1900" w:type="dxa"/>
            <w:vAlign w:val="center"/>
          </w:tcPr>
          <w:p w14:paraId="43F8B7BC" w14:textId="77777777" w:rsidR="008E197B" w:rsidRDefault="008E197B">
            <w:pPr>
              <w:widowControl/>
              <w:spacing w:after="0" w:line="240" w:lineRule="auto"/>
              <w:ind w:firstLine="0"/>
              <w:jc w:val="center"/>
            </w:pPr>
            <w:r>
              <w:rPr>
                <w:rFonts w:eastAsia="Times New Roman" w:cs="Times New Roman"/>
                <w:sz w:val="17"/>
                <w:szCs w:val="17"/>
                <w:lang w:val="de-CH" w:eastAsia="de-DE"/>
              </w:rPr>
              <w:t>14.4</w:t>
            </w:r>
          </w:p>
        </w:tc>
      </w:tr>
      <w:tr w:rsidR="00EE5E60" w14:paraId="41E69108" w14:textId="77777777">
        <w:tc>
          <w:tcPr>
            <w:tcW w:w="3400" w:type="dxa"/>
            <w:vAlign w:val="center"/>
          </w:tcPr>
          <w:p w14:paraId="145FE2FD" w14:textId="77777777" w:rsidR="008E197B" w:rsidRDefault="008E197B">
            <w:pPr>
              <w:widowControl/>
              <w:spacing w:after="0" w:line="240" w:lineRule="auto"/>
              <w:ind w:firstLine="0"/>
            </w:pPr>
            <w:r>
              <w:rPr>
                <w:rFonts w:eastAsia="Times New Roman" w:cs="Times New Roman"/>
                <w:sz w:val="17"/>
                <w:szCs w:val="17"/>
                <w:lang w:val="de-CH" w:eastAsia="de-DE"/>
              </w:rPr>
              <w:t>Sector fixed effects</w:t>
            </w:r>
          </w:p>
        </w:tc>
        <w:tc>
          <w:tcPr>
            <w:tcW w:w="1900" w:type="dxa"/>
            <w:vAlign w:val="center"/>
          </w:tcPr>
          <w:p w14:paraId="3D93B49D" w14:textId="77777777" w:rsidR="008E197B" w:rsidRDefault="008E197B">
            <w:pPr>
              <w:widowControl/>
              <w:spacing w:after="0" w:line="240" w:lineRule="auto"/>
              <w:ind w:firstLine="0"/>
              <w:jc w:val="center"/>
            </w:pPr>
            <w:r>
              <w:rPr>
                <w:rFonts w:eastAsia="Times New Roman" w:cs="Times New Roman"/>
                <w:sz w:val="17"/>
                <w:szCs w:val="17"/>
                <w:lang w:val="de-CH" w:eastAsia="de-DE"/>
              </w:rPr>
              <w:t>14.2</w:t>
            </w:r>
          </w:p>
        </w:tc>
        <w:tc>
          <w:tcPr>
            <w:tcW w:w="1900" w:type="dxa"/>
            <w:vAlign w:val="center"/>
          </w:tcPr>
          <w:p w14:paraId="6684C76B" w14:textId="77777777" w:rsidR="008E197B" w:rsidRDefault="008E197B">
            <w:pPr>
              <w:widowControl/>
              <w:spacing w:after="0" w:line="240" w:lineRule="auto"/>
              <w:ind w:firstLine="0"/>
              <w:jc w:val="center"/>
            </w:pPr>
            <w:r>
              <w:rPr>
                <w:rFonts w:eastAsia="Times New Roman" w:cs="Times New Roman"/>
                <w:sz w:val="17"/>
                <w:szCs w:val="17"/>
                <w:lang w:val="de-CH" w:eastAsia="de-DE"/>
              </w:rPr>
              <w:t>3.2</w:t>
            </w:r>
          </w:p>
        </w:tc>
        <w:tc>
          <w:tcPr>
            <w:tcW w:w="1900" w:type="dxa"/>
            <w:vAlign w:val="center"/>
          </w:tcPr>
          <w:p w14:paraId="0EE352A7" w14:textId="77777777" w:rsidR="008E197B" w:rsidRDefault="008E197B">
            <w:pPr>
              <w:widowControl/>
              <w:spacing w:after="0" w:line="240" w:lineRule="auto"/>
              <w:ind w:firstLine="0"/>
              <w:jc w:val="center"/>
            </w:pPr>
            <w:r>
              <w:rPr>
                <w:rFonts w:eastAsia="Times New Roman" w:cs="Times New Roman"/>
                <w:sz w:val="17"/>
                <w:szCs w:val="17"/>
                <w:lang w:val="de-CH" w:eastAsia="de-DE"/>
              </w:rPr>
              <w:t>6.5</w:t>
            </w:r>
          </w:p>
        </w:tc>
      </w:tr>
      <w:tr w:rsidR="00EE5E60" w14:paraId="03AA6B2C" w14:textId="77777777">
        <w:tc>
          <w:tcPr>
            <w:tcW w:w="3400" w:type="dxa"/>
            <w:vAlign w:val="center"/>
          </w:tcPr>
          <w:p w14:paraId="4556BADF" w14:textId="77777777" w:rsidR="008E197B" w:rsidRDefault="008E197B">
            <w:pPr>
              <w:widowControl/>
              <w:spacing w:after="0" w:line="240" w:lineRule="auto"/>
              <w:ind w:firstLine="0"/>
            </w:pPr>
            <w:r>
              <w:rPr>
                <w:rFonts w:eastAsia="Times New Roman" w:cs="Times New Roman"/>
                <w:sz w:val="17"/>
                <w:szCs w:val="17"/>
                <w:lang w:val="de-CH" w:eastAsia="de-DE"/>
              </w:rPr>
              <w:t>Survival definition</w:t>
            </w:r>
          </w:p>
        </w:tc>
        <w:tc>
          <w:tcPr>
            <w:tcW w:w="1900" w:type="dxa"/>
            <w:vAlign w:val="center"/>
          </w:tcPr>
          <w:p w14:paraId="2B4BC41F" w14:textId="77777777" w:rsidR="008E197B" w:rsidRDefault="008E197B">
            <w:pPr>
              <w:widowControl/>
              <w:spacing w:after="0" w:line="240" w:lineRule="auto"/>
              <w:ind w:firstLine="0"/>
              <w:jc w:val="center"/>
            </w:pPr>
            <w:r>
              <w:rPr>
                <w:rFonts w:eastAsia="Times New Roman" w:cs="Times New Roman"/>
                <w:sz w:val="17"/>
                <w:szCs w:val="17"/>
                <w:lang w:val="de-CH" w:eastAsia="de-DE"/>
              </w:rPr>
              <w:t>0.8</w:t>
            </w:r>
          </w:p>
        </w:tc>
        <w:tc>
          <w:tcPr>
            <w:tcW w:w="1900" w:type="dxa"/>
            <w:vAlign w:val="center"/>
          </w:tcPr>
          <w:p w14:paraId="14AF9B34" w14:textId="77777777" w:rsidR="008E197B" w:rsidRDefault="008E197B">
            <w:pPr>
              <w:widowControl/>
              <w:spacing w:after="0" w:line="240" w:lineRule="auto"/>
              <w:ind w:firstLine="0"/>
              <w:jc w:val="center"/>
            </w:pPr>
            <w:r>
              <w:rPr>
                <w:rFonts w:eastAsia="Times New Roman" w:cs="Times New Roman"/>
                <w:sz w:val="17"/>
                <w:szCs w:val="17"/>
                <w:lang w:val="de-CH" w:eastAsia="de-DE"/>
              </w:rPr>
              <w:t>4.7</w:t>
            </w:r>
          </w:p>
        </w:tc>
        <w:tc>
          <w:tcPr>
            <w:tcW w:w="1900" w:type="dxa"/>
            <w:vAlign w:val="center"/>
          </w:tcPr>
          <w:p w14:paraId="2FE1C760" w14:textId="77777777" w:rsidR="008E197B" w:rsidRDefault="008E197B">
            <w:pPr>
              <w:widowControl/>
              <w:spacing w:after="0" w:line="240" w:lineRule="auto"/>
              <w:ind w:firstLine="0"/>
              <w:jc w:val="center"/>
            </w:pPr>
            <w:r>
              <w:rPr>
                <w:rFonts w:eastAsia="Times New Roman" w:cs="Times New Roman"/>
                <w:sz w:val="17"/>
                <w:szCs w:val="17"/>
                <w:lang w:val="de-CH" w:eastAsia="de-DE"/>
              </w:rPr>
              <w:t>11.9</w:t>
            </w:r>
          </w:p>
        </w:tc>
      </w:tr>
      <w:tr w:rsidR="00EE5E60" w14:paraId="73166A11" w14:textId="77777777">
        <w:tc>
          <w:tcPr>
            <w:tcW w:w="3400" w:type="dxa"/>
            <w:vAlign w:val="center"/>
          </w:tcPr>
          <w:p w14:paraId="3BDE1A6D" w14:textId="77777777" w:rsidR="008E197B" w:rsidRDefault="008E197B">
            <w:pPr>
              <w:widowControl/>
              <w:spacing w:after="0" w:line="240" w:lineRule="auto"/>
              <w:ind w:firstLine="0"/>
            </w:pPr>
            <w:r>
              <w:rPr>
                <w:rFonts w:eastAsia="Times New Roman" w:cs="Times New Roman"/>
                <w:sz w:val="17"/>
                <w:szCs w:val="17"/>
                <w:lang w:val="de-CH" w:eastAsia="de-DE"/>
              </w:rPr>
              <w:t>Firm age at pitch</w:t>
            </w:r>
          </w:p>
        </w:tc>
        <w:tc>
          <w:tcPr>
            <w:tcW w:w="1900" w:type="dxa"/>
            <w:vAlign w:val="center"/>
          </w:tcPr>
          <w:p w14:paraId="52A89E37" w14:textId="77777777" w:rsidR="008E197B" w:rsidRDefault="008E197B">
            <w:pPr>
              <w:widowControl/>
              <w:spacing w:after="0" w:line="240" w:lineRule="auto"/>
              <w:ind w:firstLine="0"/>
              <w:jc w:val="center"/>
            </w:pPr>
            <w:r>
              <w:rPr>
                <w:rFonts w:eastAsia="Times New Roman" w:cs="Times New Roman"/>
                <w:sz w:val="17"/>
                <w:szCs w:val="17"/>
                <w:lang w:val="de-CH" w:eastAsia="de-DE"/>
              </w:rPr>
              <w:t>7.0</w:t>
            </w:r>
          </w:p>
        </w:tc>
        <w:tc>
          <w:tcPr>
            <w:tcW w:w="1900" w:type="dxa"/>
            <w:vAlign w:val="center"/>
          </w:tcPr>
          <w:p w14:paraId="29CA7CEC" w14:textId="77777777" w:rsidR="008E197B" w:rsidRDefault="008E197B">
            <w:pPr>
              <w:widowControl/>
              <w:spacing w:after="0" w:line="240" w:lineRule="auto"/>
              <w:ind w:firstLine="0"/>
              <w:jc w:val="center"/>
            </w:pPr>
            <w:r>
              <w:rPr>
                <w:rFonts w:eastAsia="Times New Roman" w:cs="Times New Roman"/>
                <w:sz w:val="17"/>
                <w:szCs w:val="17"/>
                <w:lang w:val="de-CH" w:eastAsia="de-DE"/>
              </w:rPr>
              <w:t>0.0</w:t>
            </w:r>
          </w:p>
        </w:tc>
        <w:tc>
          <w:tcPr>
            <w:tcW w:w="1900" w:type="dxa"/>
            <w:vAlign w:val="center"/>
          </w:tcPr>
          <w:p w14:paraId="58273483" w14:textId="77777777" w:rsidR="008E197B" w:rsidRDefault="008E197B">
            <w:pPr>
              <w:widowControl/>
              <w:spacing w:after="0" w:line="240" w:lineRule="auto"/>
              <w:ind w:firstLine="0"/>
              <w:jc w:val="center"/>
            </w:pPr>
            <w:r>
              <w:rPr>
                <w:rFonts w:eastAsia="Times New Roman" w:cs="Times New Roman"/>
                <w:sz w:val="17"/>
                <w:szCs w:val="17"/>
                <w:lang w:val="de-CH" w:eastAsia="de-DE"/>
              </w:rPr>
              <w:t>8.5</w:t>
            </w:r>
          </w:p>
        </w:tc>
      </w:tr>
      <w:tr w:rsidR="00EE5E60" w14:paraId="4AA4328E" w14:textId="77777777">
        <w:tc>
          <w:tcPr>
            <w:tcW w:w="3400" w:type="dxa"/>
            <w:vAlign w:val="center"/>
          </w:tcPr>
          <w:p w14:paraId="3DEFFE45" w14:textId="77777777" w:rsidR="008E197B" w:rsidRDefault="008E197B">
            <w:pPr>
              <w:widowControl/>
              <w:spacing w:after="0" w:line="240" w:lineRule="auto"/>
              <w:ind w:firstLine="0"/>
            </w:pPr>
            <w:r>
              <w:rPr>
                <w:rFonts w:eastAsia="Times New Roman" w:cs="Times New Roman"/>
                <w:sz w:val="17"/>
                <w:szCs w:val="17"/>
                <w:lang w:val="de-CH" w:eastAsia="de-DE"/>
              </w:rPr>
              <w:t>Premise similarity</w:t>
            </w:r>
          </w:p>
        </w:tc>
        <w:tc>
          <w:tcPr>
            <w:tcW w:w="1900" w:type="dxa"/>
            <w:vAlign w:val="center"/>
          </w:tcPr>
          <w:p w14:paraId="3AFA6CB7" w14:textId="77777777" w:rsidR="008E197B" w:rsidRDefault="008E197B">
            <w:pPr>
              <w:widowControl/>
              <w:spacing w:after="0" w:line="240" w:lineRule="auto"/>
              <w:ind w:firstLine="0"/>
              <w:jc w:val="center"/>
            </w:pPr>
            <w:r>
              <w:rPr>
                <w:rFonts w:eastAsia="Times New Roman" w:cs="Times New Roman"/>
                <w:sz w:val="17"/>
                <w:szCs w:val="17"/>
                <w:lang w:val="de-CH" w:eastAsia="de-DE"/>
              </w:rPr>
              <w:t>1.6</w:t>
            </w:r>
          </w:p>
        </w:tc>
        <w:tc>
          <w:tcPr>
            <w:tcW w:w="1900" w:type="dxa"/>
            <w:vAlign w:val="center"/>
          </w:tcPr>
          <w:p w14:paraId="3429858B" w14:textId="77777777" w:rsidR="008E197B" w:rsidRDefault="008E197B">
            <w:pPr>
              <w:widowControl/>
              <w:spacing w:after="0" w:line="240" w:lineRule="auto"/>
              <w:ind w:firstLine="0"/>
              <w:jc w:val="center"/>
            </w:pPr>
            <w:r>
              <w:rPr>
                <w:rFonts w:eastAsia="Times New Roman" w:cs="Times New Roman"/>
                <w:sz w:val="17"/>
                <w:szCs w:val="17"/>
                <w:lang w:val="de-CH" w:eastAsia="de-DE"/>
              </w:rPr>
              <w:t>6.2</w:t>
            </w:r>
          </w:p>
        </w:tc>
        <w:tc>
          <w:tcPr>
            <w:tcW w:w="1900" w:type="dxa"/>
            <w:vAlign w:val="center"/>
          </w:tcPr>
          <w:p w14:paraId="37F4EFE7" w14:textId="77777777" w:rsidR="008E197B" w:rsidRDefault="008E197B">
            <w:pPr>
              <w:widowControl/>
              <w:spacing w:after="0" w:line="240" w:lineRule="auto"/>
              <w:ind w:firstLine="0"/>
              <w:jc w:val="center"/>
            </w:pPr>
            <w:r>
              <w:rPr>
                <w:rFonts w:eastAsia="Times New Roman" w:cs="Times New Roman"/>
                <w:sz w:val="17"/>
                <w:szCs w:val="17"/>
                <w:lang w:val="de-CH" w:eastAsia="de-DE"/>
              </w:rPr>
              <w:t>0.5</w:t>
            </w:r>
          </w:p>
        </w:tc>
      </w:tr>
      <w:tr w:rsidR="00EE5E60" w14:paraId="573137D3" w14:textId="77777777">
        <w:tc>
          <w:tcPr>
            <w:tcW w:w="3400" w:type="dxa"/>
            <w:vAlign w:val="center"/>
          </w:tcPr>
          <w:p w14:paraId="18344FEC" w14:textId="77777777" w:rsidR="008E197B" w:rsidRDefault="008E197B">
            <w:pPr>
              <w:widowControl/>
              <w:spacing w:after="0" w:line="240" w:lineRule="auto"/>
              <w:ind w:firstLine="0"/>
            </w:pPr>
            <w:r>
              <w:rPr>
                <w:rFonts w:eastAsia="Times New Roman" w:cs="Times New Roman"/>
                <w:sz w:val="17"/>
                <w:szCs w:val="17"/>
                <w:lang w:val="de-CH" w:eastAsia="de-DE"/>
              </w:rPr>
              <w:t>Founder covariates</w:t>
            </w:r>
          </w:p>
        </w:tc>
        <w:tc>
          <w:tcPr>
            <w:tcW w:w="1900" w:type="dxa"/>
            <w:vAlign w:val="center"/>
          </w:tcPr>
          <w:p w14:paraId="29EADE83" w14:textId="77777777" w:rsidR="008E197B" w:rsidRDefault="008E197B">
            <w:pPr>
              <w:widowControl/>
              <w:spacing w:after="0" w:line="240" w:lineRule="auto"/>
              <w:ind w:firstLine="0"/>
              <w:jc w:val="center"/>
            </w:pPr>
            <w:r>
              <w:rPr>
                <w:rFonts w:eastAsia="Times New Roman" w:cs="Times New Roman"/>
                <w:sz w:val="17"/>
                <w:szCs w:val="17"/>
                <w:lang w:val="de-CH" w:eastAsia="de-DE"/>
              </w:rPr>
              <w:t>0.4</w:t>
            </w:r>
          </w:p>
        </w:tc>
        <w:tc>
          <w:tcPr>
            <w:tcW w:w="1900" w:type="dxa"/>
            <w:vAlign w:val="center"/>
          </w:tcPr>
          <w:p w14:paraId="32670FE6" w14:textId="77777777" w:rsidR="008E197B" w:rsidRDefault="008E197B">
            <w:pPr>
              <w:widowControl/>
              <w:spacing w:after="0" w:line="240" w:lineRule="auto"/>
              <w:ind w:firstLine="0"/>
              <w:jc w:val="center"/>
            </w:pPr>
            <w:r>
              <w:rPr>
                <w:rFonts w:eastAsia="Times New Roman" w:cs="Times New Roman"/>
                <w:sz w:val="17"/>
                <w:szCs w:val="17"/>
                <w:lang w:val="de-CH" w:eastAsia="de-DE"/>
              </w:rPr>
              <w:t>5.3</w:t>
            </w:r>
          </w:p>
        </w:tc>
        <w:tc>
          <w:tcPr>
            <w:tcW w:w="1900" w:type="dxa"/>
            <w:vAlign w:val="center"/>
          </w:tcPr>
          <w:p w14:paraId="36D9A8E5" w14:textId="77777777" w:rsidR="008E197B" w:rsidRDefault="008E197B">
            <w:pPr>
              <w:widowControl/>
              <w:spacing w:after="0" w:line="240" w:lineRule="auto"/>
              <w:ind w:firstLine="0"/>
              <w:jc w:val="center"/>
            </w:pPr>
            <w:r>
              <w:rPr>
                <w:rFonts w:eastAsia="Times New Roman" w:cs="Times New Roman"/>
                <w:sz w:val="17"/>
                <w:szCs w:val="17"/>
                <w:lang w:val="de-CH" w:eastAsia="de-DE"/>
              </w:rPr>
              <w:t>1.7</w:t>
            </w:r>
          </w:p>
        </w:tc>
      </w:tr>
      <w:tr w:rsidR="00EE5E60" w14:paraId="0862CD6D" w14:textId="77777777">
        <w:tc>
          <w:tcPr>
            <w:tcW w:w="3400" w:type="dxa"/>
            <w:vAlign w:val="center"/>
          </w:tcPr>
          <w:p w14:paraId="1637834E" w14:textId="77777777" w:rsidR="008E197B" w:rsidRDefault="008E197B">
            <w:pPr>
              <w:widowControl/>
              <w:spacing w:after="0" w:line="240" w:lineRule="auto"/>
              <w:ind w:firstLine="0"/>
            </w:pPr>
            <w:r>
              <w:rPr>
                <w:rFonts w:eastAsia="Times New Roman" w:cs="Times New Roman"/>
                <w:sz w:val="17"/>
                <w:szCs w:val="17"/>
                <w:lang w:val="de-CH" w:eastAsia="de-DE"/>
              </w:rPr>
              <w:t>Market environment</w:t>
            </w:r>
          </w:p>
        </w:tc>
        <w:tc>
          <w:tcPr>
            <w:tcW w:w="1900" w:type="dxa"/>
            <w:vAlign w:val="center"/>
          </w:tcPr>
          <w:p w14:paraId="6AB4FF28" w14:textId="77777777" w:rsidR="008E197B" w:rsidRDefault="008E197B">
            <w:pPr>
              <w:widowControl/>
              <w:spacing w:after="0" w:line="240" w:lineRule="auto"/>
              <w:ind w:firstLine="0"/>
              <w:jc w:val="center"/>
            </w:pPr>
            <w:r>
              <w:rPr>
                <w:rFonts w:eastAsia="Times New Roman" w:cs="Times New Roman"/>
                <w:sz w:val="17"/>
                <w:szCs w:val="17"/>
                <w:lang w:val="de-CH" w:eastAsia="de-DE"/>
              </w:rPr>
              <w:t>1.4</w:t>
            </w:r>
          </w:p>
        </w:tc>
        <w:tc>
          <w:tcPr>
            <w:tcW w:w="1900" w:type="dxa"/>
            <w:vAlign w:val="center"/>
          </w:tcPr>
          <w:p w14:paraId="3CAD87BC" w14:textId="77777777" w:rsidR="008E197B" w:rsidRDefault="008E197B">
            <w:pPr>
              <w:widowControl/>
              <w:spacing w:after="0" w:line="240" w:lineRule="auto"/>
              <w:ind w:firstLine="0"/>
              <w:jc w:val="center"/>
            </w:pPr>
            <w:r>
              <w:rPr>
                <w:rFonts w:eastAsia="Times New Roman" w:cs="Times New Roman"/>
                <w:sz w:val="17"/>
                <w:szCs w:val="17"/>
                <w:lang w:val="de-CH" w:eastAsia="de-DE"/>
              </w:rPr>
              <w:t>2.1</w:t>
            </w:r>
          </w:p>
        </w:tc>
        <w:tc>
          <w:tcPr>
            <w:tcW w:w="1900" w:type="dxa"/>
            <w:vAlign w:val="center"/>
          </w:tcPr>
          <w:p w14:paraId="683D07D8" w14:textId="77777777" w:rsidR="008E197B" w:rsidRDefault="008E197B">
            <w:pPr>
              <w:widowControl/>
              <w:spacing w:after="0" w:line="240" w:lineRule="auto"/>
              <w:ind w:firstLine="0"/>
              <w:jc w:val="center"/>
            </w:pPr>
            <w:r>
              <w:rPr>
                <w:rFonts w:eastAsia="Times New Roman" w:cs="Times New Roman"/>
                <w:sz w:val="17"/>
                <w:szCs w:val="17"/>
                <w:lang w:val="de-CH" w:eastAsia="de-DE"/>
              </w:rPr>
              <w:t>1.5</w:t>
            </w:r>
          </w:p>
        </w:tc>
      </w:tr>
      <w:tr w:rsidR="00EE5E60" w14:paraId="24D81183" w14:textId="77777777">
        <w:tc>
          <w:tcPr>
            <w:tcW w:w="3400" w:type="dxa"/>
            <w:tcBorders>
              <w:bottom w:val="single" w:sz="4" w:space="0" w:color="auto"/>
            </w:tcBorders>
            <w:vAlign w:val="center"/>
          </w:tcPr>
          <w:p w14:paraId="516F8DE9" w14:textId="77777777" w:rsidR="008E197B" w:rsidRDefault="008E197B">
            <w:pPr>
              <w:widowControl/>
              <w:spacing w:after="0" w:line="240" w:lineRule="auto"/>
              <w:ind w:firstLine="0"/>
            </w:pPr>
            <w:r>
              <w:rPr>
                <w:rFonts w:eastAsia="Times New Roman" w:cs="Times New Roman"/>
                <w:sz w:val="17"/>
                <w:szCs w:val="17"/>
                <w:lang w:val="de-CH" w:eastAsia="de-DE"/>
              </w:rPr>
              <w:t>Transcript length threshold</w:t>
            </w:r>
          </w:p>
        </w:tc>
        <w:tc>
          <w:tcPr>
            <w:tcW w:w="1900" w:type="dxa"/>
            <w:tcBorders>
              <w:bottom w:val="single" w:sz="4" w:space="0" w:color="auto"/>
            </w:tcBorders>
            <w:vAlign w:val="center"/>
          </w:tcPr>
          <w:p w14:paraId="3FA41024" w14:textId="77777777" w:rsidR="008E197B" w:rsidRDefault="008E197B">
            <w:pPr>
              <w:widowControl/>
              <w:spacing w:after="0" w:line="240" w:lineRule="auto"/>
              <w:ind w:firstLine="0"/>
              <w:jc w:val="center"/>
            </w:pPr>
            <w:r>
              <w:rPr>
                <w:rFonts w:eastAsia="Times New Roman" w:cs="Times New Roman"/>
                <w:sz w:val="17"/>
                <w:szCs w:val="17"/>
                <w:lang w:val="de-CH" w:eastAsia="de-DE"/>
              </w:rPr>
              <w:t>4.2</w:t>
            </w:r>
          </w:p>
        </w:tc>
        <w:tc>
          <w:tcPr>
            <w:tcW w:w="1900" w:type="dxa"/>
            <w:tcBorders>
              <w:bottom w:val="single" w:sz="4" w:space="0" w:color="auto"/>
            </w:tcBorders>
            <w:vAlign w:val="center"/>
          </w:tcPr>
          <w:p w14:paraId="140C0F85" w14:textId="77777777" w:rsidR="008E197B" w:rsidRDefault="008E197B">
            <w:pPr>
              <w:widowControl/>
              <w:spacing w:after="0" w:line="240" w:lineRule="auto"/>
              <w:ind w:firstLine="0"/>
              <w:jc w:val="center"/>
            </w:pPr>
            <w:r>
              <w:rPr>
                <w:rFonts w:eastAsia="Times New Roman" w:cs="Times New Roman"/>
                <w:sz w:val="17"/>
                <w:szCs w:val="17"/>
                <w:lang w:val="de-CH" w:eastAsia="de-DE"/>
              </w:rPr>
              <w:t>2.6</w:t>
            </w:r>
          </w:p>
        </w:tc>
        <w:tc>
          <w:tcPr>
            <w:tcW w:w="1900" w:type="dxa"/>
            <w:tcBorders>
              <w:bottom w:val="single" w:sz="4" w:space="0" w:color="auto"/>
            </w:tcBorders>
            <w:vAlign w:val="center"/>
          </w:tcPr>
          <w:p w14:paraId="2DBC1E03" w14:textId="77777777" w:rsidR="008E197B" w:rsidRDefault="008E197B">
            <w:pPr>
              <w:widowControl/>
              <w:spacing w:after="0" w:line="240" w:lineRule="auto"/>
              <w:ind w:firstLine="0"/>
              <w:jc w:val="center"/>
            </w:pPr>
            <w:r>
              <w:rPr>
                <w:rFonts w:eastAsia="Times New Roman" w:cs="Times New Roman"/>
                <w:sz w:val="17"/>
                <w:szCs w:val="17"/>
                <w:lang w:val="de-CH" w:eastAsia="de-DE"/>
              </w:rPr>
              <w:t>0.1</w:t>
            </w:r>
          </w:p>
        </w:tc>
      </w:tr>
    </w:tbl>
    <w:p w14:paraId="10249FD1"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Entries are relative weights expressed as a percentage of the variance explained by all ten decision nodes jointly; columns sum to 100. Weights are obtained by regressing the 13,824 estimates on dummy indicators for the options selected in each universe and decomposing the model R² with Johnson's (2000) relative weights, following Götz and colleagues (2025). The ten nodes jointly account for approximately 80% of the variance in each focal estimate.</w:t>
      </w:r>
    </w:p>
    <w:p w14:paraId="6813C481" w14:textId="77777777" w:rsidR="008E197B" w:rsidRDefault="008E197B">
      <w:r>
        <w:br w:type="page"/>
      </w:r>
    </w:p>
    <w:p w14:paraId="59666FD0" w14:textId="77777777" w:rsidR="008E197B" w:rsidRDefault="008E197B" w:rsidP="008E197B">
      <w:pPr>
        <w:widowControl/>
        <w:spacing w:after="0" w:line="240" w:lineRule="auto"/>
        <w:ind w:firstLine="0"/>
      </w:pPr>
      <w:r w:rsidRPr="009F3E2E">
        <w:rPr>
          <w:rFonts w:eastAsia="Times New Roman" w:cs="Times New Roman"/>
          <w:lang w:eastAsia="de-DE"/>
        </w:rPr>
        <w:lastRenderedPageBreak/>
        <w:t>TABLE 8</w:t>
      </w:r>
    </w:p>
    <w:p w14:paraId="49DC6E6E" w14:textId="77777777" w:rsidR="008E197B" w:rsidRDefault="008E197B" w:rsidP="008E197B">
      <w:pPr>
        <w:widowControl/>
        <w:spacing w:line="240" w:lineRule="auto"/>
        <w:ind w:firstLine="0"/>
      </w:pPr>
      <w:r w:rsidRPr="009F3E2E">
        <w:rPr>
          <w:rFonts w:eastAsia="Times New Roman" w:cs="Times New Roman"/>
          <w:i/>
          <w:iCs/>
          <w:lang w:eastAsia="de-DE"/>
        </w:rPr>
        <w:t>Module Emphasis and Venture Survival</w:t>
      </w:r>
    </w:p>
    <w:tbl>
      <w:tblPr>
        <w:tblW w:w="9128" w:type="dxa"/>
        <w:tblBorders>
          <w:top w:val="single" w:sz="6" w:space="0" w:color="000000"/>
          <w:bottom w:val="single" w:sz="6" w:space="0" w:color="000000"/>
        </w:tblBorders>
        <w:tblCellMar>
          <w:left w:w="10" w:type="dxa"/>
          <w:right w:w="10" w:type="dxa"/>
        </w:tblCellMar>
        <w:tblLook w:val="04A0" w:firstRow="1" w:lastRow="0" w:firstColumn="1" w:lastColumn="0" w:noHBand="0" w:noVBand="1"/>
      </w:tblPr>
      <w:tblGrid>
        <w:gridCol w:w="1276"/>
        <w:gridCol w:w="790"/>
        <w:gridCol w:w="1017"/>
        <w:gridCol w:w="939"/>
        <w:gridCol w:w="1155"/>
        <w:gridCol w:w="909"/>
        <w:gridCol w:w="998"/>
        <w:gridCol w:w="939"/>
        <w:gridCol w:w="1105"/>
      </w:tblGrid>
      <w:tr w:rsidR="0062539D" w14:paraId="4348CE33" w14:textId="77777777" w:rsidTr="0062539D">
        <w:trPr>
          <w:tblHeader/>
        </w:trPr>
        <w:tc>
          <w:tcPr>
            <w:tcW w:w="1276" w:type="dxa"/>
            <w:tcBorders>
              <w:bottom w:val="single" w:sz="4" w:space="0" w:color="auto"/>
            </w:tcBorders>
            <w:tcMar>
              <w:top w:w="50" w:type="dxa"/>
              <w:left w:w="70" w:type="dxa"/>
              <w:bottom w:w="50" w:type="dxa"/>
              <w:right w:w="70" w:type="dxa"/>
            </w:tcMar>
          </w:tcPr>
          <w:p w14:paraId="6B8AA70C" w14:textId="77777777" w:rsidR="0062539D" w:rsidRDefault="0062539D" w:rsidP="0062539D">
            <w:pPr>
              <w:spacing w:after="0" w:line="240" w:lineRule="auto"/>
              <w:ind w:firstLine="0"/>
            </w:pPr>
            <w:r>
              <w:rPr>
                <w:rFonts w:eastAsia="Times New Roman" w:cs="Times New Roman"/>
                <w:b/>
                <w:bCs/>
                <w:sz w:val="18"/>
                <w:szCs w:val="18"/>
              </w:rPr>
              <w:t>Module</w:t>
            </w:r>
          </w:p>
        </w:tc>
        <w:tc>
          <w:tcPr>
            <w:tcW w:w="790" w:type="dxa"/>
            <w:tcBorders>
              <w:bottom w:val="single" w:sz="4" w:space="0" w:color="auto"/>
            </w:tcBorders>
            <w:tcMar>
              <w:top w:w="50" w:type="dxa"/>
              <w:left w:w="70" w:type="dxa"/>
              <w:bottom w:w="50" w:type="dxa"/>
              <w:right w:w="70" w:type="dxa"/>
            </w:tcMar>
          </w:tcPr>
          <w:p w14:paraId="41376967" w14:textId="77777777" w:rsidR="0062539D" w:rsidRDefault="0062539D" w:rsidP="0062539D">
            <w:pPr>
              <w:spacing w:after="0" w:line="240" w:lineRule="auto"/>
              <w:ind w:firstLine="0"/>
            </w:pPr>
            <w:r>
              <w:rPr>
                <w:rFonts w:eastAsia="Times New Roman" w:cs="Times New Roman"/>
                <w:b/>
                <w:bCs/>
                <w:sz w:val="18"/>
                <w:szCs w:val="18"/>
              </w:rPr>
              <w:t>Share of premises</w:t>
            </w:r>
          </w:p>
        </w:tc>
        <w:tc>
          <w:tcPr>
            <w:tcW w:w="1017" w:type="dxa"/>
            <w:tcBorders>
              <w:bottom w:val="single" w:sz="4" w:space="0" w:color="auto"/>
            </w:tcBorders>
            <w:tcMar>
              <w:top w:w="50" w:type="dxa"/>
              <w:left w:w="70" w:type="dxa"/>
              <w:bottom w:w="50" w:type="dxa"/>
              <w:right w:w="70" w:type="dxa"/>
            </w:tcMar>
          </w:tcPr>
          <w:p w14:paraId="05D3596E" w14:textId="77777777" w:rsidR="0062539D" w:rsidRDefault="0062539D" w:rsidP="0062539D">
            <w:pPr>
              <w:spacing w:after="0" w:line="240" w:lineRule="auto"/>
              <w:ind w:firstLine="0"/>
            </w:pPr>
            <w:r>
              <w:rPr>
                <w:rFonts w:eastAsia="Times New Roman" w:cs="Times New Roman"/>
                <w:b/>
                <w:bCs/>
                <w:sz w:val="18"/>
                <w:szCs w:val="18"/>
              </w:rPr>
              <w:t>Premises per pitch</w:t>
            </w:r>
          </w:p>
        </w:tc>
        <w:tc>
          <w:tcPr>
            <w:tcW w:w="939" w:type="dxa"/>
            <w:tcBorders>
              <w:bottom w:val="single" w:sz="4" w:space="0" w:color="auto"/>
            </w:tcBorders>
            <w:tcMar>
              <w:top w:w="50" w:type="dxa"/>
              <w:left w:w="70" w:type="dxa"/>
              <w:bottom w:w="50" w:type="dxa"/>
              <w:right w:w="70" w:type="dxa"/>
            </w:tcMar>
          </w:tcPr>
          <w:p w14:paraId="181A8F9B" w14:textId="77777777" w:rsidR="0062539D" w:rsidRDefault="0062539D" w:rsidP="0062539D">
            <w:pPr>
              <w:spacing w:after="0" w:line="240" w:lineRule="auto"/>
              <w:ind w:firstLine="0"/>
            </w:pPr>
            <w:r>
              <w:rPr>
                <w:rFonts w:eastAsia="Times New Roman" w:cs="Times New Roman"/>
                <w:b/>
                <w:bCs/>
                <w:sz w:val="18"/>
                <w:szCs w:val="18"/>
              </w:rPr>
              <w:t>Present in</w:t>
            </w:r>
          </w:p>
        </w:tc>
        <w:tc>
          <w:tcPr>
            <w:tcW w:w="1155" w:type="dxa"/>
            <w:tcBorders>
              <w:bottom w:val="single" w:sz="4" w:space="0" w:color="auto"/>
            </w:tcBorders>
            <w:tcMar>
              <w:top w:w="50" w:type="dxa"/>
              <w:left w:w="70" w:type="dxa"/>
              <w:bottom w:w="50" w:type="dxa"/>
              <w:right w:w="70" w:type="dxa"/>
            </w:tcMar>
          </w:tcPr>
          <w:p w14:paraId="4E03DB17" w14:textId="77777777" w:rsidR="0062539D" w:rsidRDefault="0062539D" w:rsidP="0062539D">
            <w:pPr>
              <w:spacing w:after="0" w:line="240" w:lineRule="auto"/>
              <w:ind w:firstLine="0"/>
            </w:pPr>
            <w:r>
              <w:rPr>
                <w:rFonts w:eastAsia="Times New Roman" w:cs="Times New Roman"/>
                <w:b/>
                <w:bCs/>
                <w:sz w:val="18"/>
                <w:szCs w:val="18"/>
              </w:rPr>
              <w:t>Coefficient (per SD)</w:t>
            </w:r>
          </w:p>
        </w:tc>
        <w:tc>
          <w:tcPr>
            <w:tcW w:w="909" w:type="dxa"/>
            <w:tcBorders>
              <w:bottom w:val="single" w:sz="4" w:space="0" w:color="auto"/>
            </w:tcBorders>
            <w:tcMar>
              <w:top w:w="50" w:type="dxa"/>
              <w:left w:w="70" w:type="dxa"/>
              <w:bottom w:w="50" w:type="dxa"/>
              <w:right w:w="70" w:type="dxa"/>
            </w:tcMar>
          </w:tcPr>
          <w:p w14:paraId="04F8DA86" w14:textId="77777777" w:rsidR="0062539D" w:rsidRDefault="0062539D" w:rsidP="0062539D">
            <w:pPr>
              <w:spacing w:after="0" w:line="240" w:lineRule="auto"/>
              <w:ind w:firstLine="0"/>
            </w:pPr>
            <w:r>
              <w:rPr>
                <w:rFonts w:eastAsia="Times New Roman" w:cs="Times New Roman"/>
                <w:b/>
                <w:bCs/>
                <w:sz w:val="18"/>
                <w:szCs w:val="18"/>
              </w:rPr>
              <w:t>OR</w:t>
            </w:r>
          </w:p>
        </w:tc>
        <w:tc>
          <w:tcPr>
            <w:tcW w:w="998" w:type="dxa"/>
            <w:tcBorders>
              <w:bottom w:val="single" w:sz="4" w:space="0" w:color="auto"/>
            </w:tcBorders>
            <w:tcMar>
              <w:top w:w="50" w:type="dxa"/>
              <w:left w:w="70" w:type="dxa"/>
              <w:bottom w:w="50" w:type="dxa"/>
              <w:right w:w="70" w:type="dxa"/>
            </w:tcMar>
          </w:tcPr>
          <w:p w14:paraId="59E40000" w14:textId="77777777" w:rsidR="0062539D" w:rsidRDefault="0062539D" w:rsidP="0062539D">
            <w:pPr>
              <w:spacing w:after="0" w:line="240" w:lineRule="auto"/>
              <w:ind w:firstLine="0"/>
            </w:pPr>
            <w:r>
              <w:rPr>
                <w:rFonts w:eastAsia="Times New Roman" w:cs="Times New Roman"/>
                <w:b/>
                <w:bCs/>
                <w:sz w:val="18"/>
                <w:szCs w:val="18"/>
              </w:rPr>
              <w:t>MV: positive</w:t>
            </w:r>
          </w:p>
        </w:tc>
        <w:tc>
          <w:tcPr>
            <w:tcW w:w="939" w:type="dxa"/>
            <w:tcBorders>
              <w:bottom w:val="single" w:sz="4" w:space="0" w:color="auto"/>
            </w:tcBorders>
            <w:tcMar>
              <w:top w:w="50" w:type="dxa"/>
              <w:left w:w="70" w:type="dxa"/>
              <w:bottom w:w="50" w:type="dxa"/>
              <w:right w:w="70" w:type="dxa"/>
            </w:tcMar>
          </w:tcPr>
          <w:p w14:paraId="1AE0D81E" w14:textId="3D0D1E67" w:rsidR="0062539D" w:rsidRDefault="0062539D" w:rsidP="0062539D">
            <w:pPr>
              <w:spacing w:after="0" w:line="240" w:lineRule="auto"/>
              <w:ind w:firstLine="0"/>
            </w:pPr>
            <w:r>
              <w:rPr>
                <w:rFonts w:eastAsia="Times New Roman" w:cs="Times New Roman"/>
                <w:b/>
                <w:bCs/>
                <w:sz w:val="18"/>
                <w:szCs w:val="18"/>
              </w:rPr>
              <w:t xml:space="preserve">MV: </w:t>
            </w:r>
            <w:r w:rsidR="009F3E2E">
              <w:rPr>
                <w:rFonts w:eastAsia="Times New Roman" w:cs="Times New Roman"/>
                <w:b/>
                <w:bCs/>
                <w:sz w:val="18"/>
                <w:szCs w:val="18"/>
              </w:rPr>
              <w:br/>
            </w:r>
            <w:r>
              <w:rPr>
                <w:rFonts w:eastAsia="Times New Roman" w:cs="Times New Roman"/>
                <w:b/>
                <w:bCs/>
                <w:sz w:val="18"/>
                <w:szCs w:val="18"/>
              </w:rPr>
              <w:t>p &lt; .05</w:t>
            </w:r>
          </w:p>
        </w:tc>
        <w:tc>
          <w:tcPr>
            <w:tcW w:w="1105" w:type="dxa"/>
            <w:tcBorders>
              <w:bottom w:val="single" w:sz="4" w:space="0" w:color="auto"/>
            </w:tcBorders>
            <w:tcMar>
              <w:top w:w="50" w:type="dxa"/>
              <w:left w:w="70" w:type="dxa"/>
              <w:bottom w:w="50" w:type="dxa"/>
              <w:right w:w="70" w:type="dxa"/>
            </w:tcMar>
          </w:tcPr>
          <w:p w14:paraId="3ECFC1C1" w14:textId="77777777" w:rsidR="0062539D" w:rsidRDefault="0062539D" w:rsidP="0062539D">
            <w:pPr>
              <w:spacing w:after="0" w:line="240" w:lineRule="auto"/>
              <w:ind w:firstLine="0"/>
            </w:pPr>
            <w:r>
              <w:rPr>
                <w:rFonts w:eastAsia="Times New Roman" w:cs="Times New Roman"/>
                <w:b/>
                <w:bCs/>
                <w:sz w:val="18"/>
                <w:szCs w:val="18"/>
              </w:rPr>
              <w:t>80% CV</w:t>
            </w:r>
          </w:p>
        </w:tc>
      </w:tr>
      <w:tr w:rsidR="0062539D" w14:paraId="6DE78594" w14:textId="77777777" w:rsidTr="0062539D">
        <w:tc>
          <w:tcPr>
            <w:tcW w:w="1276" w:type="dxa"/>
            <w:tcMar>
              <w:top w:w="50" w:type="dxa"/>
              <w:left w:w="70" w:type="dxa"/>
              <w:bottom w:w="50" w:type="dxa"/>
              <w:right w:w="70" w:type="dxa"/>
            </w:tcMar>
          </w:tcPr>
          <w:p w14:paraId="5B1B4022" w14:textId="666147D2" w:rsidR="0062539D" w:rsidRDefault="0062539D" w:rsidP="0062539D">
            <w:pPr>
              <w:spacing w:after="0" w:line="240" w:lineRule="auto"/>
              <w:ind w:firstLine="0"/>
            </w:pPr>
            <w:r>
              <w:rPr>
                <w:rFonts w:eastAsia="Times New Roman" w:cs="Times New Roman"/>
                <w:b/>
                <w:bCs/>
                <w:sz w:val="18"/>
                <w:szCs w:val="18"/>
              </w:rPr>
              <w:t xml:space="preserve">Product </w:t>
            </w:r>
            <w:r w:rsidR="009F3E2E">
              <w:rPr>
                <w:rFonts w:eastAsia="Times New Roman" w:cs="Times New Roman"/>
                <w:b/>
                <w:bCs/>
                <w:sz w:val="18"/>
                <w:szCs w:val="18"/>
              </w:rPr>
              <w:br/>
            </w:r>
            <w:r>
              <w:rPr>
                <w:rFonts w:eastAsia="Times New Roman" w:cs="Times New Roman"/>
                <w:b/>
                <w:bCs/>
                <w:sz w:val="18"/>
                <w:szCs w:val="18"/>
              </w:rPr>
              <w:t>mechanism</w:t>
            </w:r>
          </w:p>
        </w:tc>
        <w:tc>
          <w:tcPr>
            <w:tcW w:w="790" w:type="dxa"/>
            <w:tcMar>
              <w:top w:w="50" w:type="dxa"/>
              <w:left w:w="70" w:type="dxa"/>
              <w:bottom w:w="50" w:type="dxa"/>
              <w:right w:w="70" w:type="dxa"/>
            </w:tcMar>
          </w:tcPr>
          <w:p w14:paraId="3F784EBD" w14:textId="77777777" w:rsidR="0062539D" w:rsidRDefault="0062539D" w:rsidP="0062539D">
            <w:pPr>
              <w:spacing w:after="0" w:line="240" w:lineRule="auto"/>
              <w:ind w:firstLine="0"/>
            </w:pPr>
            <w:r>
              <w:rPr>
                <w:rFonts w:eastAsia="Times New Roman" w:cs="Times New Roman"/>
                <w:b/>
                <w:bCs/>
                <w:sz w:val="18"/>
                <w:szCs w:val="18"/>
              </w:rPr>
              <w:t>45.9%</w:t>
            </w:r>
          </w:p>
        </w:tc>
        <w:tc>
          <w:tcPr>
            <w:tcW w:w="1017" w:type="dxa"/>
            <w:tcMar>
              <w:top w:w="50" w:type="dxa"/>
              <w:left w:w="70" w:type="dxa"/>
              <w:bottom w:w="50" w:type="dxa"/>
              <w:right w:w="70" w:type="dxa"/>
            </w:tcMar>
          </w:tcPr>
          <w:p w14:paraId="05718234" w14:textId="77777777" w:rsidR="0062539D" w:rsidRDefault="0062539D" w:rsidP="0062539D">
            <w:pPr>
              <w:spacing w:after="0" w:line="240" w:lineRule="auto"/>
              <w:ind w:firstLine="0"/>
            </w:pPr>
            <w:r>
              <w:rPr>
                <w:rFonts w:eastAsia="Times New Roman" w:cs="Times New Roman"/>
                <w:b/>
                <w:bCs/>
                <w:sz w:val="18"/>
                <w:szCs w:val="18"/>
              </w:rPr>
              <w:t>3.40</w:t>
            </w:r>
          </w:p>
        </w:tc>
        <w:tc>
          <w:tcPr>
            <w:tcW w:w="939" w:type="dxa"/>
            <w:tcMar>
              <w:top w:w="50" w:type="dxa"/>
              <w:left w:w="70" w:type="dxa"/>
              <w:bottom w:w="50" w:type="dxa"/>
              <w:right w:w="70" w:type="dxa"/>
            </w:tcMar>
          </w:tcPr>
          <w:p w14:paraId="6E9CBAB0" w14:textId="77777777" w:rsidR="0062539D" w:rsidRDefault="0062539D" w:rsidP="0062539D">
            <w:pPr>
              <w:spacing w:after="0" w:line="240" w:lineRule="auto"/>
              <w:ind w:firstLine="0"/>
            </w:pPr>
            <w:r>
              <w:rPr>
                <w:rFonts w:eastAsia="Times New Roman" w:cs="Times New Roman"/>
                <w:b/>
                <w:bCs/>
                <w:sz w:val="18"/>
                <w:szCs w:val="18"/>
              </w:rPr>
              <w:t>91%</w:t>
            </w:r>
          </w:p>
        </w:tc>
        <w:tc>
          <w:tcPr>
            <w:tcW w:w="1155" w:type="dxa"/>
            <w:tcMar>
              <w:top w:w="50" w:type="dxa"/>
              <w:left w:w="70" w:type="dxa"/>
              <w:bottom w:w="50" w:type="dxa"/>
              <w:right w:w="70" w:type="dxa"/>
            </w:tcMar>
          </w:tcPr>
          <w:p w14:paraId="0DB2DBD1" w14:textId="77777777" w:rsidR="0062539D" w:rsidRDefault="0062539D" w:rsidP="0062539D">
            <w:pPr>
              <w:spacing w:after="0" w:line="240" w:lineRule="auto"/>
              <w:ind w:firstLine="0"/>
            </w:pPr>
            <w:r>
              <w:rPr>
                <w:rFonts w:eastAsia="Times New Roman" w:cs="Times New Roman"/>
                <w:b/>
                <w:bCs/>
                <w:sz w:val="18"/>
                <w:szCs w:val="18"/>
              </w:rPr>
              <w:t>0.552*** (0.157)</w:t>
            </w:r>
          </w:p>
        </w:tc>
        <w:tc>
          <w:tcPr>
            <w:tcW w:w="909" w:type="dxa"/>
            <w:tcMar>
              <w:top w:w="50" w:type="dxa"/>
              <w:left w:w="70" w:type="dxa"/>
              <w:bottom w:w="50" w:type="dxa"/>
              <w:right w:w="70" w:type="dxa"/>
            </w:tcMar>
          </w:tcPr>
          <w:p w14:paraId="21A7875E" w14:textId="77777777" w:rsidR="0062539D" w:rsidRDefault="0062539D" w:rsidP="0062539D">
            <w:pPr>
              <w:spacing w:after="0" w:line="240" w:lineRule="auto"/>
              <w:ind w:firstLine="0"/>
            </w:pPr>
            <w:r>
              <w:rPr>
                <w:rFonts w:eastAsia="Times New Roman" w:cs="Times New Roman"/>
                <w:b/>
                <w:bCs/>
                <w:sz w:val="18"/>
                <w:szCs w:val="18"/>
              </w:rPr>
              <w:t>1.74</w:t>
            </w:r>
          </w:p>
        </w:tc>
        <w:tc>
          <w:tcPr>
            <w:tcW w:w="998" w:type="dxa"/>
            <w:tcMar>
              <w:top w:w="50" w:type="dxa"/>
              <w:left w:w="70" w:type="dxa"/>
              <w:bottom w:w="50" w:type="dxa"/>
              <w:right w:w="70" w:type="dxa"/>
            </w:tcMar>
          </w:tcPr>
          <w:p w14:paraId="3300DB98" w14:textId="77777777" w:rsidR="0062539D" w:rsidRDefault="0062539D" w:rsidP="0062539D">
            <w:pPr>
              <w:spacing w:after="0" w:line="240" w:lineRule="auto"/>
              <w:ind w:firstLine="0"/>
            </w:pPr>
            <w:r>
              <w:rPr>
                <w:rFonts w:eastAsia="Times New Roman" w:cs="Times New Roman"/>
                <w:b/>
                <w:bCs/>
                <w:sz w:val="18"/>
                <w:szCs w:val="18"/>
              </w:rPr>
              <w:t>100%</w:t>
            </w:r>
          </w:p>
        </w:tc>
        <w:tc>
          <w:tcPr>
            <w:tcW w:w="939" w:type="dxa"/>
            <w:tcMar>
              <w:top w:w="50" w:type="dxa"/>
              <w:left w:w="70" w:type="dxa"/>
              <w:bottom w:w="50" w:type="dxa"/>
              <w:right w:w="70" w:type="dxa"/>
            </w:tcMar>
          </w:tcPr>
          <w:p w14:paraId="42F523C5" w14:textId="77777777" w:rsidR="0062539D" w:rsidRDefault="0062539D" w:rsidP="0062539D">
            <w:pPr>
              <w:spacing w:after="0" w:line="240" w:lineRule="auto"/>
              <w:ind w:firstLine="0"/>
            </w:pPr>
            <w:r>
              <w:rPr>
                <w:rFonts w:eastAsia="Times New Roman" w:cs="Times New Roman"/>
                <w:b/>
                <w:bCs/>
                <w:sz w:val="18"/>
                <w:szCs w:val="18"/>
              </w:rPr>
              <w:t>80%</w:t>
            </w:r>
          </w:p>
        </w:tc>
        <w:tc>
          <w:tcPr>
            <w:tcW w:w="1105" w:type="dxa"/>
            <w:tcMar>
              <w:top w:w="50" w:type="dxa"/>
              <w:left w:w="70" w:type="dxa"/>
              <w:bottom w:w="50" w:type="dxa"/>
              <w:right w:w="70" w:type="dxa"/>
            </w:tcMar>
          </w:tcPr>
          <w:p w14:paraId="516A1654" w14:textId="77777777" w:rsidR="0062539D" w:rsidRDefault="0062539D" w:rsidP="0062539D">
            <w:pPr>
              <w:spacing w:after="0" w:line="240" w:lineRule="auto"/>
              <w:ind w:firstLine="0"/>
            </w:pPr>
            <w:r>
              <w:rPr>
                <w:rFonts w:eastAsia="Times New Roman" w:cs="Times New Roman"/>
                <w:b/>
                <w:bCs/>
                <w:sz w:val="18"/>
                <w:szCs w:val="18"/>
              </w:rPr>
              <w:t>[+0.244, +0.615]</w:t>
            </w:r>
          </w:p>
        </w:tc>
      </w:tr>
      <w:tr w:rsidR="0062539D" w14:paraId="264A25C3" w14:textId="77777777" w:rsidTr="0062539D">
        <w:tc>
          <w:tcPr>
            <w:tcW w:w="1276" w:type="dxa"/>
            <w:tcMar>
              <w:top w:w="50" w:type="dxa"/>
              <w:left w:w="70" w:type="dxa"/>
              <w:bottom w:w="50" w:type="dxa"/>
              <w:right w:w="70" w:type="dxa"/>
            </w:tcMar>
          </w:tcPr>
          <w:p w14:paraId="65FC82A3" w14:textId="77777777" w:rsidR="0062539D" w:rsidRDefault="0062539D" w:rsidP="0062539D">
            <w:pPr>
              <w:spacing w:after="0" w:line="240" w:lineRule="auto"/>
              <w:ind w:firstLine="0"/>
            </w:pPr>
            <w:r>
              <w:rPr>
                <w:rFonts w:eastAsia="Times New Roman" w:cs="Times New Roman"/>
                <w:sz w:val="18"/>
                <w:szCs w:val="18"/>
              </w:rPr>
              <w:t>Problem / pain</w:t>
            </w:r>
          </w:p>
        </w:tc>
        <w:tc>
          <w:tcPr>
            <w:tcW w:w="790" w:type="dxa"/>
            <w:tcMar>
              <w:top w:w="50" w:type="dxa"/>
              <w:left w:w="70" w:type="dxa"/>
              <w:bottom w:w="50" w:type="dxa"/>
              <w:right w:w="70" w:type="dxa"/>
            </w:tcMar>
          </w:tcPr>
          <w:p w14:paraId="232C9B6E" w14:textId="77777777" w:rsidR="0062539D" w:rsidRDefault="0062539D" w:rsidP="0062539D">
            <w:pPr>
              <w:spacing w:after="0" w:line="240" w:lineRule="auto"/>
              <w:ind w:firstLine="0"/>
            </w:pPr>
            <w:r>
              <w:rPr>
                <w:rFonts w:eastAsia="Times New Roman" w:cs="Times New Roman"/>
                <w:sz w:val="18"/>
                <w:szCs w:val="18"/>
              </w:rPr>
              <w:t>22.0%</w:t>
            </w:r>
          </w:p>
        </w:tc>
        <w:tc>
          <w:tcPr>
            <w:tcW w:w="1017" w:type="dxa"/>
            <w:tcMar>
              <w:top w:w="50" w:type="dxa"/>
              <w:left w:w="70" w:type="dxa"/>
              <w:bottom w:w="50" w:type="dxa"/>
              <w:right w:w="70" w:type="dxa"/>
            </w:tcMar>
          </w:tcPr>
          <w:p w14:paraId="01539A3D" w14:textId="77777777" w:rsidR="0062539D" w:rsidRDefault="0062539D" w:rsidP="0062539D">
            <w:pPr>
              <w:spacing w:after="0" w:line="240" w:lineRule="auto"/>
              <w:ind w:firstLine="0"/>
            </w:pPr>
            <w:r>
              <w:rPr>
                <w:rFonts w:eastAsia="Times New Roman" w:cs="Times New Roman"/>
                <w:sz w:val="18"/>
                <w:szCs w:val="18"/>
              </w:rPr>
              <w:t>1.71</w:t>
            </w:r>
          </w:p>
        </w:tc>
        <w:tc>
          <w:tcPr>
            <w:tcW w:w="939" w:type="dxa"/>
            <w:tcMar>
              <w:top w:w="50" w:type="dxa"/>
              <w:left w:w="70" w:type="dxa"/>
              <w:bottom w:w="50" w:type="dxa"/>
              <w:right w:w="70" w:type="dxa"/>
            </w:tcMar>
          </w:tcPr>
          <w:p w14:paraId="7F50D060" w14:textId="77777777" w:rsidR="0062539D" w:rsidRDefault="0062539D" w:rsidP="0062539D">
            <w:pPr>
              <w:spacing w:after="0" w:line="240" w:lineRule="auto"/>
              <w:ind w:firstLine="0"/>
            </w:pPr>
            <w:r>
              <w:rPr>
                <w:rFonts w:eastAsia="Times New Roman" w:cs="Times New Roman"/>
                <w:sz w:val="18"/>
                <w:szCs w:val="18"/>
              </w:rPr>
              <w:t>66%</w:t>
            </w:r>
          </w:p>
        </w:tc>
        <w:tc>
          <w:tcPr>
            <w:tcW w:w="1155" w:type="dxa"/>
            <w:tcMar>
              <w:top w:w="50" w:type="dxa"/>
              <w:left w:w="70" w:type="dxa"/>
              <w:bottom w:w="50" w:type="dxa"/>
              <w:right w:w="70" w:type="dxa"/>
            </w:tcMar>
          </w:tcPr>
          <w:p w14:paraId="5A56F83F" w14:textId="77777777" w:rsidR="0062539D" w:rsidRDefault="0062539D" w:rsidP="0062539D">
            <w:pPr>
              <w:spacing w:after="0" w:line="240" w:lineRule="auto"/>
              <w:ind w:firstLine="0"/>
            </w:pPr>
            <w:r>
              <w:rPr>
                <w:rFonts w:eastAsia="Times New Roman" w:cs="Times New Roman"/>
                <w:sz w:val="18"/>
                <w:szCs w:val="18"/>
              </w:rPr>
              <w:t>−0.288 (0.197)</w:t>
            </w:r>
          </w:p>
        </w:tc>
        <w:tc>
          <w:tcPr>
            <w:tcW w:w="909" w:type="dxa"/>
            <w:tcMar>
              <w:top w:w="50" w:type="dxa"/>
              <w:left w:w="70" w:type="dxa"/>
              <w:bottom w:w="50" w:type="dxa"/>
              <w:right w:w="70" w:type="dxa"/>
            </w:tcMar>
          </w:tcPr>
          <w:p w14:paraId="557E7A8D" w14:textId="77777777" w:rsidR="0062539D" w:rsidRDefault="0062539D" w:rsidP="0062539D">
            <w:pPr>
              <w:spacing w:after="0" w:line="240" w:lineRule="auto"/>
              <w:ind w:firstLine="0"/>
            </w:pPr>
            <w:r>
              <w:rPr>
                <w:rFonts w:eastAsia="Times New Roman" w:cs="Times New Roman"/>
                <w:sz w:val="18"/>
                <w:szCs w:val="18"/>
              </w:rPr>
              <w:t>0.75</w:t>
            </w:r>
          </w:p>
        </w:tc>
        <w:tc>
          <w:tcPr>
            <w:tcW w:w="998" w:type="dxa"/>
            <w:tcMar>
              <w:top w:w="50" w:type="dxa"/>
              <w:left w:w="70" w:type="dxa"/>
              <w:bottom w:w="50" w:type="dxa"/>
              <w:right w:w="70" w:type="dxa"/>
            </w:tcMar>
          </w:tcPr>
          <w:p w14:paraId="7030621D" w14:textId="77777777" w:rsidR="0062539D" w:rsidRDefault="0062539D" w:rsidP="0062539D">
            <w:pPr>
              <w:spacing w:after="0" w:line="240" w:lineRule="auto"/>
              <w:ind w:firstLine="0"/>
            </w:pPr>
            <w:r>
              <w:rPr>
                <w:rFonts w:eastAsia="Times New Roman" w:cs="Times New Roman"/>
                <w:sz w:val="18"/>
                <w:szCs w:val="18"/>
              </w:rPr>
              <w:t>6%</w:t>
            </w:r>
          </w:p>
        </w:tc>
        <w:tc>
          <w:tcPr>
            <w:tcW w:w="939" w:type="dxa"/>
            <w:tcMar>
              <w:top w:w="50" w:type="dxa"/>
              <w:left w:w="70" w:type="dxa"/>
              <w:bottom w:w="50" w:type="dxa"/>
              <w:right w:w="70" w:type="dxa"/>
            </w:tcMar>
          </w:tcPr>
          <w:p w14:paraId="0B30EC26" w14:textId="77777777" w:rsidR="0062539D" w:rsidRDefault="0062539D" w:rsidP="0062539D">
            <w:pPr>
              <w:spacing w:after="0" w:line="240" w:lineRule="auto"/>
              <w:ind w:firstLine="0"/>
            </w:pPr>
            <w:r>
              <w:rPr>
                <w:rFonts w:eastAsia="Times New Roman" w:cs="Times New Roman"/>
                <w:sz w:val="18"/>
                <w:szCs w:val="18"/>
              </w:rPr>
              <w:t>1%</w:t>
            </w:r>
          </w:p>
        </w:tc>
        <w:tc>
          <w:tcPr>
            <w:tcW w:w="1105" w:type="dxa"/>
            <w:tcMar>
              <w:top w:w="50" w:type="dxa"/>
              <w:left w:w="70" w:type="dxa"/>
              <w:bottom w:w="50" w:type="dxa"/>
              <w:right w:w="70" w:type="dxa"/>
            </w:tcMar>
          </w:tcPr>
          <w:p w14:paraId="6EE019C9" w14:textId="77777777" w:rsidR="0062539D" w:rsidRDefault="0062539D" w:rsidP="0062539D">
            <w:pPr>
              <w:spacing w:after="0" w:line="240" w:lineRule="auto"/>
              <w:ind w:firstLine="0"/>
            </w:pPr>
            <w:r>
              <w:rPr>
                <w:rFonts w:eastAsia="Times New Roman" w:cs="Times New Roman"/>
                <w:sz w:val="18"/>
                <w:szCs w:val="18"/>
              </w:rPr>
              <w:t>[−0.340, −0.054]</w:t>
            </w:r>
          </w:p>
        </w:tc>
      </w:tr>
      <w:tr w:rsidR="0062539D" w14:paraId="220D20EC" w14:textId="77777777" w:rsidTr="0062539D">
        <w:tc>
          <w:tcPr>
            <w:tcW w:w="1276" w:type="dxa"/>
            <w:tcMar>
              <w:top w:w="50" w:type="dxa"/>
              <w:left w:w="70" w:type="dxa"/>
              <w:bottom w:w="50" w:type="dxa"/>
              <w:right w:w="70" w:type="dxa"/>
            </w:tcMar>
          </w:tcPr>
          <w:p w14:paraId="05977958" w14:textId="77777777" w:rsidR="0062539D" w:rsidRDefault="0062539D" w:rsidP="0062539D">
            <w:pPr>
              <w:spacing w:after="0" w:line="240" w:lineRule="auto"/>
              <w:ind w:firstLine="0"/>
            </w:pPr>
            <w:r>
              <w:rPr>
                <w:rFonts w:eastAsia="Times New Roman" w:cs="Times New Roman"/>
                <w:sz w:val="18"/>
                <w:szCs w:val="18"/>
              </w:rPr>
              <w:t>Route to market</w:t>
            </w:r>
          </w:p>
        </w:tc>
        <w:tc>
          <w:tcPr>
            <w:tcW w:w="790" w:type="dxa"/>
            <w:tcMar>
              <w:top w:w="50" w:type="dxa"/>
              <w:left w:w="70" w:type="dxa"/>
              <w:bottom w:w="50" w:type="dxa"/>
              <w:right w:w="70" w:type="dxa"/>
            </w:tcMar>
          </w:tcPr>
          <w:p w14:paraId="1F16CDBB" w14:textId="77777777" w:rsidR="0062539D" w:rsidRDefault="0062539D" w:rsidP="0062539D">
            <w:pPr>
              <w:spacing w:after="0" w:line="240" w:lineRule="auto"/>
              <w:ind w:firstLine="0"/>
            </w:pPr>
            <w:r>
              <w:rPr>
                <w:rFonts w:eastAsia="Times New Roman" w:cs="Times New Roman"/>
                <w:sz w:val="18"/>
                <w:szCs w:val="18"/>
              </w:rPr>
              <w:t>6.6%</w:t>
            </w:r>
          </w:p>
        </w:tc>
        <w:tc>
          <w:tcPr>
            <w:tcW w:w="1017" w:type="dxa"/>
            <w:tcMar>
              <w:top w:w="50" w:type="dxa"/>
              <w:left w:w="70" w:type="dxa"/>
              <w:bottom w:w="50" w:type="dxa"/>
              <w:right w:w="70" w:type="dxa"/>
            </w:tcMar>
          </w:tcPr>
          <w:p w14:paraId="48DF5194" w14:textId="77777777" w:rsidR="0062539D" w:rsidRDefault="0062539D" w:rsidP="0062539D">
            <w:pPr>
              <w:spacing w:after="0" w:line="240" w:lineRule="auto"/>
              <w:ind w:firstLine="0"/>
            </w:pPr>
            <w:r>
              <w:rPr>
                <w:rFonts w:eastAsia="Times New Roman" w:cs="Times New Roman"/>
                <w:sz w:val="18"/>
                <w:szCs w:val="18"/>
              </w:rPr>
              <w:t>0.51</w:t>
            </w:r>
          </w:p>
        </w:tc>
        <w:tc>
          <w:tcPr>
            <w:tcW w:w="939" w:type="dxa"/>
            <w:tcMar>
              <w:top w:w="50" w:type="dxa"/>
              <w:left w:w="70" w:type="dxa"/>
              <w:bottom w:w="50" w:type="dxa"/>
              <w:right w:w="70" w:type="dxa"/>
            </w:tcMar>
          </w:tcPr>
          <w:p w14:paraId="3A498204" w14:textId="77777777" w:rsidR="0062539D" w:rsidRDefault="0062539D" w:rsidP="0062539D">
            <w:pPr>
              <w:spacing w:after="0" w:line="240" w:lineRule="auto"/>
              <w:ind w:firstLine="0"/>
            </w:pPr>
            <w:r>
              <w:rPr>
                <w:rFonts w:eastAsia="Times New Roman" w:cs="Times New Roman"/>
                <w:sz w:val="18"/>
                <w:szCs w:val="18"/>
              </w:rPr>
              <w:t>29%</w:t>
            </w:r>
          </w:p>
        </w:tc>
        <w:tc>
          <w:tcPr>
            <w:tcW w:w="1155" w:type="dxa"/>
            <w:tcMar>
              <w:top w:w="50" w:type="dxa"/>
              <w:left w:w="70" w:type="dxa"/>
              <w:bottom w:w="50" w:type="dxa"/>
              <w:right w:w="70" w:type="dxa"/>
            </w:tcMar>
          </w:tcPr>
          <w:p w14:paraId="310DB8D5" w14:textId="77777777" w:rsidR="0062539D" w:rsidRDefault="0062539D" w:rsidP="0062539D">
            <w:pPr>
              <w:spacing w:after="0" w:line="240" w:lineRule="auto"/>
              <w:ind w:firstLine="0"/>
            </w:pPr>
            <w:r>
              <w:rPr>
                <w:rFonts w:eastAsia="Times New Roman" w:cs="Times New Roman"/>
                <w:sz w:val="18"/>
                <w:szCs w:val="18"/>
              </w:rPr>
              <w:t>−0.117 (0.144)</w:t>
            </w:r>
          </w:p>
        </w:tc>
        <w:tc>
          <w:tcPr>
            <w:tcW w:w="909" w:type="dxa"/>
            <w:tcMar>
              <w:top w:w="50" w:type="dxa"/>
              <w:left w:w="70" w:type="dxa"/>
              <w:bottom w:w="50" w:type="dxa"/>
              <w:right w:w="70" w:type="dxa"/>
            </w:tcMar>
          </w:tcPr>
          <w:p w14:paraId="76789400" w14:textId="77777777" w:rsidR="0062539D" w:rsidRDefault="0062539D" w:rsidP="0062539D">
            <w:pPr>
              <w:spacing w:after="0" w:line="240" w:lineRule="auto"/>
              <w:ind w:firstLine="0"/>
            </w:pPr>
            <w:r>
              <w:rPr>
                <w:rFonts w:eastAsia="Times New Roman" w:cs="Times New Roman"/>
                <w:sz w:val="18"/>
                <w:szCs w:val="18"/>
              </w:rPr>
              <w:t>0.89</w:t>
            </w:r>
          </w:p>
        </w:tc>
        <w:tc>
          <w:tcPr>
            <w:tcW w:w="998" w:type="dxa"/>
            <w:tcMar>
              <w:top w:w="50" w:type="dxa"/>
              <w:left w:w="70" w:type="dxa"/>
              <w:bottom w:w="50" w:type="dxa"/>
              <w:right w:w="70" w:type="dxa"/>
            </w:tcMar>
          </w:tcPr>
          <w:p w14:paraId="0AD2AEED" w14:textId="77777777" w:rsidR="0062539D" w:rsidRDefault="0062539D" w:rsidP="0062539D">
            <w:pPr>
              <w:spacing w:after="0" w:line="240" w:lineRule="auto"/>
              <w:ind w:firstLine="0"/>
            </w:pPr>
            <w:r>
              <w:rPr>
                <w:rFonts w:eastAsia="Times New Roman" w:cs="Times New Roman"/>
                <w:sz w:val="18"/>
                <w:szCs w:val="18"/>
              </w:rPr>
              <w:t>1%</w:t>
            </w:r>
          </w:p>
        </w:tc>
        <w:tc>
          <w:tcPr>
            <w:tcW w:w="939" w:type="dxa"/>
            <w:tcMar>
              <w:top w:w="50" w:type="dxa"/>
              <w:left w:w="70" w:type="dxa"/>
              <w:bottom w:w="50" w:type="dxa"/>
              <w:right w:w="70" w:type="dxa"/>
            </w:tcMar>
          </w:tcPr>
          <w:p w14:paraId="4F8D755E" w14:textId="77777777" w:rsidR="0062539D" w:rsidRDefault="0062539D" w:rsidP="0062539D">
            <w:pPr>
              <w:spacing w:after="0" w:line="240" w:lineRule="auto"/>
              <w:ind w:firstLine="0"/>
            </w:pPr>
            <w:r>
              <w:rPr>
                <w:rFonts w:eastAsia="Times New Roman" w:cs="Times New Roman"/>
                <w:sz w:val="18"/>
                <w:szCs w:val="18"/>
              </w:rPr>
              <w:t>3%</w:t>
            </w:r>
          </w:p>
        </w:tc>
        <w:tc>
          <w:tcPr>
            <w:tcW w:w="1105" w:type="dxa"/>
            <w:tcMar>
              <w:top w:w="50" w:type="dxa"/>
              <w:left w:w="70" w:type="dxa"/>
              <w:bottom w:w="50" w:type="dxa"/>
              <w:right w:w="70" w:type="dxa"/>
            </w:tcMar>
          </w:tcPr>
          <w:p w14:paraId="00DC64A1" w14:textId="77777777" w:rsidR="0062539D" w:rsidRDefault="0062539D" w:rsidP="0062539D">
            <w:pPr>
              <w:spacing w:after="0" w:line="240" w:lineRule="auto"/>
              <w:ind w:firstLine="0"/>
            </w:pPr>
            <w:r>
              <w:rPr>
                <w:rFonts w:eastAsia="Times New Roman" w:cs="Times New Roman"/>
                <w:sz w:val="18"/>
                <w:szCs w:val="18"/>
              </w:rPr>
              <w:t>[−0.268, −0.071]</w:t>
            </w:r>
          </w:p>
        </w:tc>
      </w:tr>
      <w:tr w:rsidR="0062539D" w14:paraId="6906293A" w14:textId="77777777" w:rsidTr="0062539D">
        <w:tc>
          <w:tcPr>
            <w:tcW w:w="1276" w:type="dxa"/>
            <w:tcMar>
              <w:top w:w="50" w:type="dxa"/>
              <w:left w:w="70" w:type="dxa"/>
              <w:bottom w:w="50" w:type="dxa"/>
              <w:right w:w="70" w:type="dxa"/>
            </w:tcMar>
          </w:tcPr>
          <w:p w14:paraId="6CB4CC8F" w14:textId="77777777" w:rsidR="0062539D" w:rsidRDefault="0062539D" w:rsidP="0062539D">
            <w:pPr>
              <w:spacing w:after="0" w:line="240" w:lineRule="auto"/>
              <w:ind w:firstLine="0"/>
            </w:pPr>
            <w:r>
              <w:rPr>
                <w:rFonts w:eastAsia="Times New Roman" w:cs="Times New Roman"/>
                <w:sz w:val="18"/>
                <w:szCs w:val="18"/>
              </w:rPr>
              <w:t>Money module</w:t>
            </w:r>
          </w:p>
        </w:tc>
        <w:tc>
          <w:tcPr>
            <w:tcW w:w="790" w:type="dxa"/>
            <w:tcMar>
              <w:top w:w="50" w:type="dxa"/>
              <w:left w:w="70" w:type="dxa"/>
              <w:bottom w:w="50" w:type="dxa"/>
              <w:right w:w="70" w:type="dxa"/>
            </w:tcMar>
          </w:tcPr>
          <w:p w14:paraId="6F187296" w14:textId="77777777" w:rsidR="0062539D" w:rsidRDefault="0062539D" w:rsidP="0062539D">
            <w:pPr>
              <w:spacing w:after="0" w:line="240" w:lineRule="auto"/>
              <w:ind w:firstLine="0"/>
            </w:pPr>
            <w:r>
              <w:rPr>
                <w:rFonts w:eastAsia="Times New Roman" w:cs="Times New Roman"/>
                <w:sz w:val="18"/>
                <w:szCs w:val="18"/>
              </w:rPr>
              <w:t>7.9%</w:t>
            </w:r>
          </w:p>
        </w:tc>
        <w:tc>
          <w:tcPr>
            <w:tcW w:w="1017" w:type="dxa"/>
            <w:tcMar>
              <w:top w:w="50" w:type="dxa"/>
              <w:left w:w="70" w:type="dxa"/>
              <w:bottom w:w="50" w:type="dxa"/>
              <w:right w:w="70" w:type="dxa"/>
            </w:tcMar>
          </w:tcPr>
          <w:p w14:paraId="17F0C47A" w14:textId="77777777" w:rsidR="0062539D" w:rsidRDefault="0062539D" w:rsidP="0062539D">
            <w:pPr>
              <w:spacing w:after="0" w:line="240" w:lineRule="auto"/>
              <w:ind w:firstLine="0"/>
            </w:pPr>
            <w:r>
              <w:rPr>
                <w:rFonts w:eastAsia="Times New Roman" w:cs="Times New Roman"/>
                <w:sz w:val="18"/>
                <w:szCs w:val="18"/>
              </w:rPr>
              <w:t>0.62</w:t>
            </w:r>
          </w:p>
        </w:tc>
        <w:tc>
          <w:tcPr>
            <w:tcW w:w="939" w:type="dxa"/>
            <w:tcMar>
              <w:top w:w="50" w:type="dxa"/>
              <w:left w:w="70" w:type="dxa"/>
              <w:bottom w:w="50" w:type="dxa"/>
              <w:right w:w="70" w:type="dxa"/>
            </w:tcMar>
          </w:tcPr>
          <w:p w14:paraId="0AAE4A06" w14:textId="77777777" w:rsidR="0062539D" w:rsidRDefault="0062539D" w:rsidP="0062539D">
            <w:pPr>
              <w:spacing w:after="0" w:line="240" w:lineRule="auto"/>
              <w:ind w:firstLine="0"/>
            </w:pPr>
            <w:r>
              <w:rPr>
                <w:rFonts w:eastAsia="Times New Roman" w:cs="Times New Roman"/>
                <w:sz w:val="18"/>
                <w:szCs w:val="18"/>
              </w:rPr>
              <w:t>34%</w:t>
            </w:r>
          </w:p>
        </w:tc>
        <w:tc>
          <w:tcPr>
            <w:tcW w:w="1155" w:type="dxa"/>
            <w:tcMar>
              <w:top w:w="50" w:type="dxa"/>
              <w:left w:w="70" w:type="dxa"/>
              <w:bottom w:w="50" w:type="dxa"/>
              <w:right w:w="70" w:type="dxa"/>
            </w:tcMar>
          </w:tcPr>
          <w:p w14:paraId="5B5A8984" w14:textId="77777777" w:rsidR="0062539D" w:rsidRDefault="0062539D" w:rsidP="0062539D">
            <w:pPr>
              <w:spacing w:after="0" w:line="240" w:lineRule="auto"/>
              <w:ind w:firstLine="0"/>
            </w:pPr>
            <w:r>
              <w:rPr>
                <w:rFonts w:eastAsia="Times New Roman" w:cs="Times New Roman"/>
                <w:sz w:val="18"/>
                <w:szCs w:val="18"/>
              </w:rPr>
              <w:t>−0.071 (0.147)</w:t>
            </w:r>
          </w:p>
        </w:tc>
        <w:tc>
          <w:tcPr>
            <w:tcW w:w="909" w:type="dxa"/>
            <w:tcMar>
              <w:top w:w="50" w:type="dxa"/>
              <w:left w:w="70" w:type="dxa"/>
              <w:bottom w:w="50" w:type="dxa"/>
              <w:right w:w="70" w:type="dxa"/>
            </w:tcMar>
          </w:tcPr>
          <w:p w14:paraId="3B5A75C7" w14:textId="77777777" w:rsidR="0062539D" w:rsidRDefault="0062539D" w:rsidP="0062539D">
            <w:pPr>
              <w:spacing w:after="0" w:line="240" w:lineRule="auto"/>
              <w:ind w:firstLine="0"/>
            </w:pPr>
            <w:r>
              <w:rPr>
                <w:rFonts w:eastAsia="Times New Roman" w:cs="Times New Roman"/>
                <w:sz w:val="18"/>
                <w:szCs w:val="18"/>
              </w:rPr>
              <w:t>0.93</w:t>
            </w:r>
          </w:p>
        </w:tc>
        <w:tc>
          <w:tcPr>
            <w:tcW w:w="998" w:type="dxa"/>
            <w:tcMar>
              <w:top w:w="50" w:type="dxa"/>
              <w:left w:w="70" w:type="dxa"/>
              <w:bottom w:w="50" w:type="dxa"/>
              <w:right w:w="70" w:type="dxa"/>
            </w:tcMar>
          </w:tcPr>
          <w:p w14:paraId="1865318E" w14:textId="77777777" w:rsidR="0062539D" w:rsidRDefault="0062539D" w:rsidP="0062539D">
            <w:pPr>
              <w:spacing w:after="0" w:line="240" w:lineRule="auto"/>
              <w:ind w:firstLine="0"/>
            </w:pPr>
            <w:r>
              <w:rPr>
                <w:rFonts w:eastAsia="Times New Roman" w:cs="Times New Roman"/>
                <w:sz w:val="18"/>
                <w:szCs w:val="18"/>
              </w:rPr>
              <w:t>16%</w:t>
            </w:r>
          </w:p>
        </w:tc>
        <w:tc>
          <w:tcPr>
            <w:tcW w:w="939" w:type="dxa"/>
            <w:tcMar>
              <w:top w:w="50" w:type="dxa"/>
              <w:left w:w="70" w:type="dxa"/>
              <w:bottom w:w="50" w:type="dxa"/>
              <w:right w:w="70" w:type="dxa"/>
            </w:tcMar>
          </w:tcPr>
          <w:p w14:paraId="7D2ADB64" w14:textId="77777777" w:rsidR="0062539D" w:rsidRDefault="0062539D" w:rsidP="0062539D">
            <w:pPr>
              <w:spacing w:after="0" w:line="240" w:lineRule="auto"/>
              <w:ind w:firstLine="0"/>
            </w:pPr>
            <w:r>
              <w:rPr>
                <w:rFonts w:eastAsia="Times New Roman" w:cs="Times New Roman"/>
                <w:sz w:val="18"/>
                <w:szCs w:val="18"/>
              </w:rPr>
              <w:t>2%</w:t>
            </w:r>
          </w:p>
        </w:tc>
        <w:tc>
          <w:tcPr>
            <w:tcW w:w="1105" w:type="dxa"/>
            <w:tcMar>
              <w:top w:w="50" w:type="dxa"/>
              <w:left w:w="70" w:type="dxa"/>
              <w:bottom w:w="50" w:type="dxa"/>
              <w:right w:w="70" w:type="dxa"/>
            </w:tcMar>
          </w:tcPr>
          <w:p w14:paraId="702F7E1E" w14:textId="77777777" w:rsidR="0062539D" w:rsidRDefault="0062539D" w:rsidP="0062539D">
            <w:pPr>
              <w:spacing w:after="0" w:line="240" w:lineRule="auto"/>
              <w:ind w:firstLine="0"/>
            </w:pPr>
            <w:r>
              <w:rPr>
                <w:rFonts w:eastAsia="Times New Roman" w:cs="Times New Roman"/>
                <w:sz w:val="18"/>
                <w:szCs w:val="18"/>
              </w:rPr>
              <w:t>[−0.197, +0.025]</w:t>
            </w:r>
          </w:p>
        </w:tc>
      </w:tr>
    </w:tbl>
    <w:p w14:paraId="28855312"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Note. n</w:t>
      </w:r>
      <w:r w:rsidRPr="009F3E2E">
        <w:rPr>
          <w:rFonts w:eastAsia="Times New Roman" w:cs="Times New Roman"/>
          <w:sz w:val="20"/>
          <w:lang w:eastAsia="de-DE"/>
        </w:rPr>
        <w:t xml:space="preserve"> = 345 ventures. Coefficients come from logistic regressions of venture survival on the module share, entered standardized, with theory breadth, breadth², modularity and modularity² and the full control set; standard errors clustered by competition event are in parentheses. Share of premises is the mean across ventures of the proportion of premises falling in domains of that type, averaged over three coding runs; a further 17.6% of premises fall in domains that match no keyword set (18.9% of domains). Present in is the share of ventures for which the module appears in at least one coding run. The MV columns summarize the 384 specifications per module described in the text, and the 80% CV is the 10th to 90th percentile of the coefficient distribution across them. </w:t>
      </w:r>
      <w:r>
        <w:rPr>
          <w:rFonts w:eastAsia="Times New Roman" w:cs="Times New Roman"/>
          <w:sz w:val="20"/>
          <w:lang w:val="de-CH" w:eastAsia="de-DE"/>
        </w:rPr>
        <w:t xml:space="preserve">† </w:t>
      </w:r>
      <w:r>
        <w:rPr>
          <w:rFonts w:eastAsia="Times New Roman" w:cs="Times New Roman"/>
          <w:i/>
          <w:iCs/>
          <w:sz w:val="20"/>
          <w:lang w:val="de-CH" w:eastAsia="de-DE"/>
        </w:rPr>
        <w:t>p</w:t>
      </w:r>
      <w:r>
        <w:rPr>
          <w:rFonts w:eastAsia="Times New Roman" w:cs="Times New Roman"/>
          <w:sz w:val="20"/>
          <w:lang w:val="de-CH" w:eastAsia="de-DE"/>
        </w:rPr>
        <w:t xml:space="preserve"> &lt; .10; * </w:t>
      </w:r>
      <w:r>
        <w:rPr>
          <w:rFonts w:eastAsia="Times New Roman" w:cs="Times New Roman"/>
          <w:i/>
          <w:iCs/>
          <w:sz w:val="20"/>
          <w:lang w:val="de-CH" w:eastAsia="de-DE"/>
        </w:rPr>
        <w:t>p</w:t>
      </w:r>
      <w:r>
        <w:rPr>
          <w:rFonts w:eastAsia="Times New Roman" w:cs="Times New Roman"/>
          <w:sz w:val="20"/>
          <w:lang w:val="de-CH" w:eastAsia="de-DE"/>
        </w:rPr>
        <w:t xml:space="preserve"> &lt; .05; ** </w:t>
      </w:r>
      <w:r>
        <w:rPr>
          <w:rFonts w:eastAsia="Times New Roman" w:cs="Times New Roman"/>
          <w:i/>
          <w:iCs/>
          <w:sz w:val="20"/>
          <w:lang w:val="de-CH" w:eastAsia="de-DE"/>
        </w:rPr>
        <w:t>p</w:t>
      </w:r>
      <w:r>
        <w:rPr>
          <w:rFonts w:eastAsia="Times New Roman" w:cs="Times New Roman"/>
          <w:sz w:val="20"/>
          <w:lang w:val="de-CH" w:eastAsia="de-DE"/>
        </w:rPr>
        <w:t xml:space="preserve"> &lt; .01; *** </w:t>
      </w:r>
      <w:r>
        <w:rPr>
          <w:rFonts w:eastAsia="Times New Roman" w:cs="Times New Roman"/>
          <w:i/>
          <w:iCs/>
          <w:sz w:val="20"/>
          <w:lang w:val="de-CH" w:eastAsia="de-DE"/>
        </w:rPr>
        <w:t>p</w:t>
      </w:r>
      <w:r>
        <w:rPr>
          <w:rFonts w:eastAsia="Times New Roman" w:cs="Times New Roman"/>
          <w:sz w:val="20"/>
          <w:lang w:val="de-CH" w:eastAsia="de-DE"/>
        </w:rPr>
        <w:t xml:space="preserve"> &lt; .001.</w:t>
      </w:r>
    </w:p>
    <w:p w14:paraId="1DD09C9A" w14:textId="77777777" w:rsidR="008E197B" w:rsidRDefault="008E197B">
      <w:r>
        <w:br w:type="page"/>
      </w:r>
    </w:p>
    <w:p w14:paraId="67148939" w14:textId="77777777" w:rsidR="008E197B" w:rsidRDefault="008E197B" w:rsidP="008E197B">
      <w:pPr>
        <w:widowControl/>
        <w:spacing w:after="0" w:line="240" w:lineRule="auto"/>
        <w:ind w:firstLine="0"/>
      </w:pPr>
      <w:r>
        <w:rPr>
          <w:rFonts w:eastAsia="Times New Roman" w:cs="Times New Roman"/>
          <w:lang w:val="de-CH" w:eastAsia="de-DE"/>
        </w:rPr>
        <w:lastRenderedPageBreak/>
        <w:t>TABLE 9</w:t>
      </w:r>
    </w:p>
    <w:p w14:paraId="19E14246" w14:textId="77777777" w:rsidR="008E197B" w:rsidRDefault="008E197B" w:rsidP="008E197B">
      <w:pPr>
        <w:widowControl/>
        <w:spacing w:line="240" w:lineRule="auto"/>
        <w:ind w:firstLine="0"/>
      </w:pPr>
      <w:r>
        <w:rPr>
          <w:rFonts w:eastAsia="Times New Roman" w:cs="Times New Roman"/>
          <w:i/>
          <w:iCs/>
          <w:lang w:val="de-CH" w:eastAsia="de-DE"/>
        </w:rPr>
        <w:t>Survival by Structure and Focus</w:t>
      </w:r>
    </w:p>
    <w:tbl>
      <w:tblPr>
        <w:tblW w:w="9070" w:type="dxa"/>
        <w:tblBorders>
          <w:top w:val="single" w:sz="6" w:space="0" w:color="000000"/>
          <w:bottom w:val="single" w:sz="6" w:space="0" w:color="000000"/>
        </w:tblBorders>
        <w:tblCellMar>
          <w:left w:w="10" w:type="dxa"/>
          <w:right w:w="10" w:type="dxa"/>
        </w:tblCellMar>
        <w:tblLook w:val="04A0" w:firstRow="1" w:lastRow="0" w:firstColumn="1" w:lastColumn="0" w:noHBand="0" w:noVBand="1"/>
      </w:tblPr>
      <w:tblGrid>
        <w:gridCol w:w="3800"/>
        <w:gridCol w:w="2635"/>
        <w:gridCol w:w="2635"/>
      </w:tblGrid>
      <w:tr w:rsidR="0062539D" w14:paraId="250DD372" w14:textId="77777777" w:rsidTr="001B2BFC">
        <w:trPr>
          <w:tblHeader/>
        </w:trPr>
        <w:tc>
          <w:tcPr>
            <w:tcW w:w="3800" w:type="dxa"/>
            <w:tcBorders>
              <w:bottom w:val="single" w:sz="4" w:space="0" w:color="auto"/>
            </w:tcBorders>
            <w:tcMar>
              <w:top w:w="50" w:type="dxa"/>
              <w:left w:w="70" w:type="dxa"/>
              <w:bottom w:w="50" w:type="dxa"/>
              <w:right w:w="70" w:type="dxa"/>
            </w:tcMar>
          </w:tcPr>
          <w:p w14:paraId="64C96D5A" w14:textId="77777777" w:rsidR="0062539D" w:rsidRDefault="0062539D" w:rsidP="001B2BFC">
            <w:pPr>
              <w:spacing w:after="0" w:line="240" w:lineRule="auto"/>
              <w:ind w:firstLine="0"/>
            </w:pPr>
          </w:p>
        </w:tc>
        <w:tc>
          <w:tcPr>
            <w:tcW w:w="2635" w:type="dxa"/>
            <w:tcBorders>
              <w:bottom w:val="single" w:sz="4" w:space="0" w:color="auto"/>
            </w:tcBorders>
            <w:tcMar>
              <w:top w:w="50" w:type="dxa"/>
              <w:left w:w="70" w:type="dxa"/>
              <w:bottom w:w="50" w:type="dxa"/>
              <w:right w:w="70" w:type="dxa"/>
            </w:tcMar>
          </w:tcPr>
          <w:p w14:paraId="1E75153A" w14:textId="77777777" w:rsidR="0062539D" w:rsidRDefault="0062539D" w:rsidP="001B2BFC">
            <w:pPr>
              <w:spacing w:after="0" w:line="240" w:lineRule="auto"/>
              <w:ind w:firstLine="0"/>
              <w:jc w:val="right"/>
            </w:pPr>
            <w:r>
              <w:rPr>
                <w:rFonts w:eastAsia="Times New Roman" w:cs="Times New Roman"/>
                <w:b/>
                <w:bCs/>
                <w:sz w:val="18"/>
                <w:szCs w:val="18"/>
              </w:rPr>
              <w:t>Below-median mechanism share</w:t>
            </w:r>
          </w:p>
        </w:tc>
        <w:tc>
          <w:tcPr>
            <w:tcW w:w="2635" w:type="dxa"/>
            <w:tcBorders>
              <w:bottom w:val="single" w:sz="4" w:space="0" w:color="auto"/>
            </w:tcBorders>
            <w:tcMar>
              <w:top w:w="50" w:type="dxa"/>
              <w:left w:w="70" w:type="dxa"/>
              <w:bottom w:w="50" w:type="dxa"/>
              <w:right w:w="70" w:type="dxa"/>
            </w:tcMar>
          </w:tcPr>
          <w:p w14:paraId="0CBC0B65" w14:textId="77777777" w:rsidR="0062539D" w:rsidRDefault="0062539D" w:rsidP="001B2BFC">
            <w:pPr>
              <w:spacing w:after="0" w:line="240" w:lineRule="auto"/>
              <w:ind w:firstLine="0"/>
              <w:jc w:val="right"/>
            </w:pPr>
            <w:r>
              <w:rPr>
                <w:rFonts w:eastAsia="Times New Roman" w:cs="Times New Roman"/>
                <w:b/>
                <w:bCs/>
                <w:sz w:val="18"/>
                <w:szCs w:val="18"/>
              </w:rPr>
              <w:t>Above-median mechanism share</w:t>
            </w:r>
          </w:p>
        </w:tc>
      </w:tr>
      <w:tr w:rsidR="0062539D" w14:paraId="1BD04A52" w14:textId="77777777" w:rsidTr="001B2BFC">
        <w:tc>
          <w:tcPr>
            <w:tcW w:w="3800" w:type="dxa"/>
            <w:tcMar>
              <w:top w:w="50" w:type="dxa"/>
              <w:left w:w="70" w:type="dxa"/>
              <w:bottom w:w="50" w:type="dxa"/>
              <w:right w:w="70" w:type="dxa"/>
            </w:tcMar>
          </w:tcPr>
          <w:p w14:paraId="1E758745" w14:textId="77777777" w:rsidR="0062539D" w:rsidRDefault="0062539D" w:rsidP="001B2BFC">
            <w:pPr>
              <w:spacing w:after="0" w:line="240" w:lineRule="auto"/>
              <w:ind w:firstLine="0"/>
            </w:pPr>
            <w:r>
              <w:rPr>
                <w:rFonts w:eastAsia="Times New Roman" w:cs="Times New Roman"/>
                <w:sz w:val="18"/>
                <w:szCs w:val="18"/>
              </w:rPr>
              <w:t>Modularity below the optimum (&lt; 1.4)</w:t>
            </w:r>
          </w:p>
        </w:tc>
        <w:tc>
          <w:tcPr>
            <w:tcW w:w="2635" w:type="dxa"/>
            <w:tcMar>
              <w:top w:w="50" w:type="dxa"/>
              <w:left w:w="70" w:type="dxa"/>
              <w:bottom w:w="50" w:type="dxa"/>
              <w:right w:w="70" w:type="dxa"/>
            </w:tcMar>
          </w:tcPr>
          <w:p w14:paraId="1DD32727" w14:textId="77777777" w:rsidR="0062539D" w:rsidRDefault="0062539D" w:rsidP="001B2BFC">
            <w:pPr>
              <w:spacing w:after="0" w:line="240" w:lineRule="auto"/>
              <w:ind w:firstLine="0"/>
              <w:jc w:val="right"/>
            </w:pPr>
            <w:r>
              <w:rPr>
                <w:rFonts w:eastAsia="Times New Roman" w:cs="Times New Roman"/>
                <w:sz w:val="18"/>
                <w:szCs w:val="18"/>
              </w:rPr>
              <w:t>74% (n = 135)</w:t>
            </w:r>
          </w:p>
        </w:tc>
        <w:tc>
          <w:tcPr>
            <w:tcW w:w="2635" w:type="dxa"/>
            <w:tcMar>
              <w:top w:w="50" w:type="dxa"/>
              <w:left w:w="70" w:type="dxa"/>
              <w:bottom w:w="50" w:type="dxa"/>
              <w:right w:w="70" w:type="dxa"/>
            </w:tcMar>
          </w:tcPr>
          <w:p w14:paraId="4891C8C7" w14:textId="77777777" w:rsidR="0062539D" w:rsidRDefault="0062539D" w:rsidP="001B2BFC">
            <w:pPr>
              <w:spacing w:after="0" w:line="240" w:lineRule="auto"/>
              <w:ind w:firstLine="0"/>
              <w:jc w:val="right"/>
            </w:pPr>
            <w:r>
              <w:rPr>
                <w:rFonts w:eastAsia="Times New Roman" w:cs="Times New Roman"/>
                <w:sz w:val="18"/>
                <w:szCs w:val="18"/>
              </w:rPr>
              <w:t>83% (n = 113)</w:t>
            </w:r>
          </w:p>
        </w:tc>
      </w:tr>
      <w:tr w:rsidR="0062539D" w14:paraId="08347732" w14:textId="77777777" w:rsidTr="001B2BFC">
        <w:tc>
          <w:tcPr>
            <w:tcW w:w="3800" w:type="dxa"/>
            <w:tcMar>
              <w:top w:w="50" w:type="dxa"/>
              <w:left w:w="70" w:type="dxa"/>
              <w:bottom w:w="50" w:type="dxa"/>
              <w:right w:w="70" w:type="dxa"/>
            </w:tcMar>
          </w:tcPr>
          <w:p w14:paraId="20BFDEF8" w14:textId="77777777" w:rsidR="0062539D" w:rsidRDefault="0062539D" w:rsidP="001B2BFC">
            <w:pPr>
              <w:spacing w:after="0" w:line="240" w:lineRule="auto"/>
              <w:ind w:firstLine="0"/>
            </w:pPr>
            <w:r>
              <w:rPr>
                <w:rFonts w:eastAsia="Times New Roman" w:cs="Times New Roman"/>
                <w:sz w:val="18"/>
                <w:szCs w:val="18"/>
              </w:rPr>
              <w:t>Modularity at or above the optimum (≥ 1.4)</w:t>
            </w:r>
          </w:p>
        </w:tc>
        <w:tc>
          <w:tcPr>
            <w:tcW w:w="2635" w:type="dxa"/>
            <w:tcMar>
              <w:top w:w="50" w:type="dxa"/>
              <w:left w:w="70" w:type="dxa"/>
              <w:bottom w:w="50" w:type="dxa"/>
              <w:right w:w="70" w:type="dxa"/>
            </w:tcMar>
          </w:tcPr>
          <w:p w14:paraId="7BD985E4" w14:textId="77777777" w:rsidR="0062539D" w:rsidRDefault="0062539D" w:rsidP="001B2BFC">
            <w:pPr>
              <w:spacing w:after="0" w:line="240" w:lineRule="auto"/>
              <w:ind w:firstLine="0"/>
              <w:jc w:val="right"/>
            </w:pPr>
            <w:r>
              <w:rPr>
                <w:rFonts w:eastAsia="Times New Roman" w:cs="Times New Roman"/>
                <w:sz w:val="18"/>
                <w:szCs w:val="18"/>
              </w:rPr>
              <w:t>74% (n = 38)</w:t>
            </w:r>
          </w:p>
        </w:tc>
        <w:tc>
          <w:tcPr>
            <w:tcW w:w="2635" w:type="dxa"/>
            <w:tcMar>
              <w:top w:w="50" w:type="dxa"/>
              <w:left w:w="70" w:type="dxa"/>
              <w:bottom w:w="50" w:type="dxa"/>
              <w:right w:w="70" w:type="dxa"/>
            </w:tcMar>
          </w:tcPr>
          <w:p w14:paraId="62F265B3" w14:textId="77777777" w:rsidR="0062539D" w:rsidRDefault="0062539D" w:rsidP="001B2BFC">
            <w:pPr>
              <w:spacing w:after="0" w:line="240" w:lineRule="auto"/>
              <w:ind w:firstLine="0"/>
              <w:jc w:val="right"/>
            </w:pPr>
            <w:r>
              <w:rPr>
                <w:rFonts w:eastAsia="Times New Roman" w:cs="Times New Roman"/>
                <w:sz w:val="18"/>
                <w:szCs w:val="18"/>
              </w:rPr>
              <w:t>88% (n = 68)</w:t>
            </w:r>
          </w:p>
        </w:tc>
      </w:tr>
    </w:tbl>
    <w:p w14:paraId="71B846DA"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Raw survival rates, no controls. The optimum of 1.4 is the turning point of the modularity curve estimated in Model 5.</w:t>
      </w:r>
    </w:p>
    <w:p w14:paraId="1B38714D" w14:textId="77777777" w:rsidR="00A66F6E" w:rsidRDefault="00A66F6E" w:rsidP="0062539D">
      <w:pPr>
        <w:spacing w:before="80" w:after="260"/>
        <w:rPr>
          <w:rFonts w:eastAsia="Times New Roman" w:cs="Times New Roman"/>
          <w:i/>
          <w:iCs/>
          <w:sz w:val="18"/>
          <w:szCs w:val="18"/>
        </w:rPr>
      </w:pPr>
    </w:p>
    <w:p w14:paraId="2DF7A5BD" w14:textId="77777777" w:rsidR="00A66F6E" w:rsidRDefault="00A66F6E" w:rsidP="0062539D">
      <w:pPr>
        <w:spacing w:before="80" w:after="260"/>
        <w:rPr>
          <w:rFonts w:eastAsia="Times New Roman" w:cs="Times New Roman"/>
          <w:i/>
          <w:iCs/>
          <w:sz w:val="18"/>
          <w:szCs w:val="18"/>
        </w:rPr>
      </w:pPr>
    </w:p>
    <w:p w14:paraId="458307B7" w14:textId="77777777" w:rsidR="008E197B" w:rsidRDefault="008E197B">
      <w:r>
        <w:br w:type="page"/>
      </w:r>
    </w:p>
    <w:p w14:paraId="4ECBCE52" w14:textId="77777777" w:rsidR="008E197B" w:rsidRDefault="008E197B" w:rsidP="008E197B">
      <w:pPr>
        <w:widowControl/>
        <w:spacing w:after="0" w:line="240" w:lineRule="auto"/>
        <w:ind w:firstLine="0"/>
      </w:pPr>
      <w:r w:rsidRPr="009F3E2E">
        <w:rPr>
          <w:rFonts w:eastAsia="Times New Roman" w:cs="Times New Roman"/>
          <w:lang w:eastAsia="de-DE"/>
        </w:rPr>
        <w:lastRenderedPageBreak/>
        <w:t>FIGURE 1</w:t>
      </w:r>
    </w:p>
    <w:p w14:paraId="7BB70DA1" w14:textId="77777777" w:rsidR="008E197B" w:rsidRDefault="008E197B" w:rsidP="008E197B">
      <w:pPr>
        <w:widowControl/>
        <w:spacing w:line="240" w:lineRule="auto"/>
        <w:ind w:firstLine="0"/>
      </w:pPr>
      <w:r w:rsidRPr="009F3E2E">
        <w:rPr>
          <w:rFonts w:eastAsia="Times New Roman" w:cs="Times New Roman"/>
          <w:i/>
          <w:iCs/>
          <w:lang w:eastAsia="de-DE"/>
        </w:rPr>
        <w:t>Predicted Probability of Venture Survival as a Function of Theory Breadth and Theory Modularity</w:t>
      </w:r>
    </w:p>
    <w:p w14:paraId="3892E4A2" w14:textId="77777777" w:rsidR="008E197B" w:rsidRDefault="008E197B">
      <w:pPr>
        <w:widowControl/>
        <w:spacing w:after="0" w:line="240" w:lineRule="auto"/>
        <w:ind w:firstLine="0"/>
        <w:jc w:val="center"/>
      </w:pPr>
      <w:r>
        <w:rPr>
          <w:noProof/>
        </w:rPr>
        <w:drawing>
          <wp:inline distT="0" distB="0" distL="0" distR="0" wp14:anchorId="2039914C" wp14:editId="5B87DDB6">
            <wp:extent cx="5715000" cy="5865000"/>
            <wp:effectExtent l="0" t="0" r="0" b="0"/>
            <wp:docPr id="29"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e 1"/>
                    <pic:cNvPicPr/>
                  </pic:nvPicPr>
                  <pic:blipFill>
                    <a:blip r:embed="rId25"/>
                    <a:stretch>
                      <a:fillRect/>
                    </a:stretch>
                  </pic:blipFill>
                  <pic:spPr>
                    <a:xfrm>
                      <a:off x="0" y="0"/>
                      <a:ext cx="5715000" cy="5865000"/>
                    </a:xfrm>
                    <a:prstGeom prst="rect">
                      <a:avLst/>
                    </a:prstGeom>
                  </pic:spPr>
                </pic:pic>
              </a:graphicData>
            </a:graphic>
          </wp:inline>
        </w:drawing>
      </w:r>
    </w:p>
    <w:p w14:paraId="7659DA2A"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Each point is the predicted probability of survival averaged over the observed values of all covariates, with the focal variable set to the value on the horizontal axis. Panels A and B are based on Model 6 and panel C on Model 7 of Table 2. Shaded bands are 95% intervals from 2,000 draws of the estimated coefficient vector; in panel C the band is shown for the high-breadth curve only. Vertical dotted lines in panels A and B mark the estimated turning points.</w:t>
      </w:r>
    </w:p>
    <w:p w14:paraId="701369C0" w14:textId="77777777" w:rsidR="008E197B" w:rsidRDefault="008E197B">
      <w:r>
        <w:br w:type="page"/>
      </w:r>
    </w:p>
    <w:p w14:paraId="33CCEB8E" w14:textId="77777777" w:rsidR="008E197B" w:rsidRDefault="008E197B" w:rsidP="008E197B">
      <w:pPr>
        <w:widowControl/>
        <w:spacing w:after="0" w:line="240" w:lineRule="auto"/>
        <w:ind w:firstLine="0"/>
      </w:pPr>
      <w:r w:rsidRPr="009F3E2E">
        <w:rPr>
          <w:rFonts w:eastAsia="Times New Roman" w:cs="Times New Roman"/>
          <w:lang w:eastAsia="de-DE"/>
        </w:rPr>
        <w:lastRenderedPageBreak/>
        <w:t>FIGURE 2</w:t>
      </w:r>
    </w:p>
    <w:p w14:paraId="5775635A" w14:textId="77777777" w:rsidR="008E197B" w:rsidRDefault="008E197B" w:rsidP="008E197B">
      <w:pPr>
        <w:widowControl/>
        <w:spacing w:line="240" w:lineRule="auto"/>
        <w:ind w:firstLine="0"/>
      </w:pPr>
      <w:r w:rsidRPr="009F3E2E">
        <w:rPr>
          <w:rFonts w:eastAsia="Times New Roman" w:cs="Times New Roman"/>
          <w:i/>
          <w:iCs/>
          <w:lang w:eastAsia="de-DE"/>
        </w:rPr>
        <w:t>Specification Curve for the Breadth Squared Coefficient Across 13,824 Universes</w:t>
      </w:r>
    </w:p>
    <w:p w14:paraId="4D715973" w14:textId="77777777" w:rsidR="008E197B" w:rsidRDefault="008E197B">
      <w:pPr>
        <w:widowControl/>
        <w:spacing w:after="0" w:line="240" w:lineRule="auto"/>
        <w:ind w:firstLine="0"/>
        <w:jc w:val="center"/>
      </w:pPr>
      <w:r>
        <w:rPr>
          <w:noProof/>
        </w:rPr>
        <w:drawing>
          <wp:inline distT="0" distB="0" distL="0" distR="0" wp14:anchorId="06516570" wp14:editId="7BAD36C0">
            <wp:extent cx="5715000" cy="6127000"/>
            <wp:effectExtent l="0" t="0" r="0" b="0"/>
            <wp:docPr id="30"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e 2"/>
                    <pic:cNvPicPr/>
                  </pic:nvPicPr>
                  <pic:blipFill>
                    <a:blip r:embed="rId26"/>
                    <a:stretch>
                      <a:fillRect/>
                    </a:stretch>
                  </pic:blipFill>
                  <pic:spPr>
                    <a:xfrm>
                      <a:off x="0" y="0"/>
                      <a:ext cx="5715000" cy="6127000"/>
                    </a:xfrm>
                    <a:prstGeom prst="rect">
                      <a:avLst/>
                    </a:prstGeom>
                  </pic:spPr>
                </pic:pic>
              </a:graphicData>
            </a:graphic>
          </wp:inline>
        </w:drawing>
      </w:r>
    </w:p>
    <w:p w14:paraId="10815DE2"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 xml:space="preserve">Universes are ordered along the horizontal axis by the magnitude of the estimate. The upper panel plots each coefficient with its 95% confidence interval in light grey; estimates significant at </w:t>
      </w:r>
      <w:r w:rsidRPr="009F3E2E">
        <w:rPr>
          <w:rFonts w:eastAsia="Times New Roman" w:cs="Times New Roman"/>
          <w:i/>
          <w:iCs/>
          <w:sz w:val="20"/>
          <w:lang w:eastAsia="de-DE"/>
        </w:rPr>
        <w:t>p</w:t>
      </w:r>
      <w:r w:rsidRPr="009F3E2E">
        <w:rPr>
          <w:rFonts w:eastAsia="Times New Roman" w:cs="Times New Roman"/>
          <w:sz w:val="20"/>
          <w:lang w:eastAsia="de-DE"/>
        </w:rPr>
        <w:t xml:space="preserve"> &lt; .05 are drawn in black and nonsignificant estimates in grey. The dashed horizontal line is the median across universes. The lower panel indicates, for each universe, which option was selected at each of the ten decision nodes.</w:t>
      </w:r>
    </w:p>
    <w:p w14:paraId="4DFB570E" w14:textId="77777777" w:rsidR="008E197B" w:rsidRDefault="008E197B">
      <w:r>
        <w:br w:type="page"/>
      </w:r>
    </w:p>
    <w:p w14:paraId="3E479784" w14:textId="77777777" w:rsidR="008E197B" w:rsidRDefault="008E197B" w:rsidP="008E197B">
      <w:pPr>
        <w:widowControl/>
        <w:spacing w:after="0" w:line="240" w:lineRule="auto"/>
        <w:ind w:firstLine="0"/>
      </w:pPr>
      <w:r w:rsidRPr="009F3E2E">
        <w:rPr>
          <w:rFonts w:eastAsia="Times New Roman" w:cs="Times New Roman"/>
          <w:lang w:eastAsia="de-DE"/>
        </w:rPr>
        <w:lastRenderedPageBreak/>
        <w:t>FIGURE 3</w:t>
      </w:r>
    </w:p>
    <w:p w14:paraId="5B8C7E37" w14:textId="77777777" w:rsidR="008E197B" w:rsidRDefault="008E197B" w:rsidP="008E197B">
      <w:pPr>
        <w:widowControl/>
        <w:spacing w:line="240" w:lineRule="auto"/>
        <w:ind w:firstLine="0"/>
      </w:pPr>
      <w:r w:rsidRPr="009F3E2E">
        <w:rPr>
          <w:rFonts w:eastAsia="Times New Roman" w:cs="Times New Roman"/>
          <w:i/>
          <w:iCs/>
          <w:lang w:eastAsia="de-DE"/>
        </w:rPr>
        <w:t>Specification Curve for the Modularity Squared Coefficient Across 13,824 Universes</w:t>
      </w:r>
    </w:p>
    <w:p w14:paraId="37D2E6F6" w14:textId="77777777" w:rsidR="008E197B" w:rsidRDefault="008E197B">
      <w:pPr>
        <w:widowControl/>
        <w:spacing w:after="0" w:line="240" w:lineRule="auto"/>
        <w:ind w:firstLine="0"/>
        <w:jc w:val="center"/>
      </w:pPr>
      <w:r>
        <w:rPr>
          <w:noProof/>
        </w:rPr>
        <w:drawing>
          <wp:inline distT="0" distB="0" distL="0" distR="0" wp14:anchorId="3F1A6560" wp14:editId="72AFF6DA">
            <wp:extent cx="5715000" cy="6127000"/>
            <wp:effectExtent l="0" t="0" r="0" b="0"/>
            <wp:docPr id="31"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 3"/>
                    <pic:cNvPicPr/>
                  </pic:nvPicPr>
                  <pic:blipFill>
                    <a:blip r:embed="rId27"/>
                    <a:stretch>
                      <a:fillRect/>
                    </a:stretch>
                  </pic:blipFill>
                  <pic:spPr>
                    <a:xfrm>
                      <a:off x="0" y="0"/>
                      <a:ext cx="5715000" cy="6127000"/>
                    </a:xfrm>
                    <a:prstGeom prst="rect">
                      <a:avLst/>
                    </a:prstGeom>
                  </pic:spPr>
                </pic:pic>
              </a:graphicData>
            </a:graphic>
          </wp:inline>
        </w:drawing>
      </w:r>
    </w:p>
    <w:p w14:paraId="30F3432F"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 xml:space="preserve">Universes are ordered along the horizontal axis by the magnitude of the estimate. The upper panel plots each coefficient with its 95% confidence interval in light grey; estimates significant at </w:t>
      </w:r>
      <w:r w:rsidRPr="009F3E2E">
        <w:rPr>
          <w:rFonts w:eastAsia="Times New Roman" w:cs="Times New Roman"/>
          <w:i/>
          <w:iCs/>
          <w:sz w:val="20"/>
          <w:lang w:eastAsia="de-DE"/>
        </w:rPr>
        <w:t>p</w:t>
      </w:r>
      <w:r w:rsidRPr="009F3E2E">
        <w:rPr>
          <w:rFonts w:eastAsia="Times New Roman" w:cs="Times New Roman"/>
          <w:sz w:val="20"/>
          <w:lang w:eastAsia="de-DE"/>
        </w:rPr>
        <w:t xml:space="preserve"> &lt; .05 are drawn in black and nonsignificant estimates in grey. The dashed horizontal line is the median across universes. The lower panel indicates, for each universe, which option was selected at each of the ten decision nodes. Because every universe estimates the full model, the coefficient shown is the curvature of modularity at the mean level of breadth within that universe.</w:t>
      </w:r>
    </w:p>
    <w:p w14:paraId="7F65376A" w14:textId="77777777" w:rsidR="008E197B" w:rsidRDefault="008E197B">
      <w:r>
        <w:br w:type="page"/>
      </w:r>
    </w:p>
    <w:p w14:paraId="690BD970" w14:textId="77777777" w:rsidR="008E197B" w:rsidRDefault="008E197B" w:rsidP="008E197B">
      <w:pPr>
        <w:widowControl/>
        <w:spacing w:after="0" w:line="240" w:lineRule="auto"/>
        <w:ind w:firstLine="0"/>
      </w:pPr>
      <w:r w:rsidRPr="009F3E2E">
        <w:rPr>
          <w:rFonts w:eastAsia="Times New Roman" w:cs="Times New Roman"/>
          <w:lang w:eastAsia="de-DE"/>
        </w:rPr>
        <w:lastRenderedPageBreak/>
        <w:t>FIGURE 4</w:t>
      </w:r>
    </w:p>
    <w:p w14:paraId="06A1882A" w14:textId="77777777" w:rsidR="008E197B" w:rsidRDefault="008E197B" w:rsidP="008E197B">
      <w:pPr>
        <w:widowControl/>
        <w:spacing w:line="240" w:lineRule="auto"/>
        <w:ind w:firstLine="0"/>
      </w:pPr>
      <w:r w:rsidRPr="009F3E2E">
        <w:rPr>
          <w:rFonts w:eastAsia="Times New Roman" w:cs="Times New Roman"/>
          <w:i/>
          <w:iCs/>
          <w:lang w:eastAsia="de-DE"/>
        </w:rPr>
        <w:t>Specification Curve for the Modularity Squared × Breadth Coefficient Across 13,824 Universes</w:t>
      </w:r>
    </w:p>
    <w:p w14:paraId="7DF16B00" w14:textId="77777777" w:rsidR="008E197B" w:rsidRDefault="008E197B">
      <w:pPr>
        <w:widowControl/>
        <w:spacing w:after="0" w:line="240" w:lineRule="auto"/>
        <w:ind w:firstLine="0"/>
        <w:jc w:val="center"/>
      </w:pPr>
      <w:r>
        <w:rPr>
          <w:noProof/>
        </w:rPr>
        <w:drawing>
          <wp:inline distT="0" distB="0" distL="0" distR="0" wp14:anchorId="639E075F" wp14:editId="408DC338">
            <wp:extent cx="5715000" cy="6127000"/>
            <wp:effectExtent l="0" t="0" r="0" b="0"/>
            <wp:docPr id="32"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e 4"/>
                    <pic:cNvPicPr/>
                  </pic:nvPicPr>
                  <pic:blipFill>
                    <a:blip r:embed="rId28"/>
                    <a:stretch>
                      <a:fillRect/>
                    </a:stretch>
                  </pic:blipFill>
                  <pic:spPr>
                    <a:xfrm>
                      <a:off x="0" y="0"/>
                      <a:ext cx="5715000" cy="6127000"/>
                    </a:xfrm>
                    <a:prstGeom prst="rect">
                      <a:avLst/>
                    </a:prstGeom>
                  </pic:spPr>
                </pic:pic>
              </a:graphicData>
            </a:graphic>
          </wp:inline>
        </w:drawing>
      </w:r>
    </w:p>
    <w:p w14:paraId="31A2E499"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 xml:space="preserve">Universes are ordered along the horizontal axis by the magnitude of the estimate. The upper panel plots each coefficient with its 95% confidence interval in light grey; estimates significant at </w:t>
      </w:r>
      <w:r w:rsidRPr="009F3E2E">
        <w:rPr>
          <w:rFonts w:eastAsia="Times New Roman" w:cs="Times New Roman"/>
          <w:i/>
          <w:iCs/>
          <w:sz w:val="20"/>
          <w:lang w:eastAsia="de-DE"/>
        </w:rPr>
        <w:t>p</w:t>
      </w:r>
      <w:r w:rsidRPr="009F3E2E">
        <w:rPr>
          <w:rFonts w:eastAsia="Times New Roman" w:cs="Times New Roman"/>
          <w:sz w:val="20"/>
          <w:lang w:eastAsia="de-DE"/>
        </w:rPr>
        <w:t xml:space="preserve"> &lt; .05 are drawn in black and nonsignificant estimates in grey. The dashed horizontal line is the median across universes. The lower panel indicates, for each universe, which option was selected at each of the ten decision nodes.</w:t>
      </w:r>
    </w:p>
    <w:p w14:paraId="51289653" w14:textId="77777777" w:rsidR="008E197B" w:rsidRDefault="008E197B">
      <w:r>
        <w:br w:type="page"/>
      </w:r>
    </w:p>
    <w:p w14:paraId="1D1BD8B4" w14:textId="77777777" w:rsidR="008E197B" w:rsidRDefault="008E197B" w:rsidP="008E197B">
      <w:pPr>
        <w:widowControl/>
        <w:spacing w:after="0" w:line="240" w:lineRule="auto"/>
        <w:ind w:firstLine="0"/>
      </w:pPr>
      <w:r w:rsidRPr="009F3E2E">
        <w:rPr>
          <w:rFonts w:eastAsia="Times New Roman" w:cs="Times New Roman"/>
          <w:lang w:eastAsia="de-DE"/>
        </w:rPr>
        <w:lastRenderedPageBreak/>
        <w:t>FIGURE 5</w:t>
      </w:r>
    </w:p>
    <w:p w14:paraId="5055301B" w14:textId="77777777" w:rsidR="008E197B" w:rsidRDefault="008E197B" w:rsidP="008E197B">
      <w:pPr>
        <w:widowControl/>
        <w:spacing w:line="240" w:lineRule="auto"/>
        <w:ind w:firstLine="0"/>
      </w:pPr>
      <w:r w:rsidRPr="009F3E2E">
        <w:rPr>
          <w:rFonts w:eastAsia="Times New Roman" w:cs="Times New Roman"/>
          <w:i/>
          <w:iCs/>
          <w:lang w:eastAsia="de-DE"/>
        </w:rPr>
        <w:t>Module Emphasis and Venture Survival Across 384 Specifications per Module</w:t>
      </w:r>
    </w:p>
    <w:p w14:paraId="34E3D62C" w14:textId="77777777" w:rsidR="00A66F6E" w:rsidRDefault="00A66F6E" w:rsidP="009F3E2E">
      <w:pPr>
        <w:spacing w:before="140" w:after="60"/>
      </w:pPr>
      <w:r>
        <w:rPr>
          <w:noProof/>
        </w:rPr>
        <w:drawing>
          <wp:inline distT="0" distB="0" distL="0" distR="0" wp14:anchorId="373A41FA" wp14:editId="336D6A22">
            <wp:extent cx="5348732" cy="263439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70730" cy="2645230"/>
                    </a:xfrm>
                    <a:prstGeom prst="rect">
                      <a:avLst/>
                    </a:prstGeom>
                  </pic:spPr>
                </pic:pic>
              </a:graphicData>
            </a:graphic>
          </wp:inline>
        </w:drawing>
      </w:r>
    </w:p>
    <w:p w14:paraId="6F2356EB" w14:textId="77777777" w:rsidR="008E197B" w:rsidRDefault="008E197B" w:rsidP="008E197B">
      <w:pPr>
        <w:widowControl/>
        <w:spacing w:before="120" w:after="0" w:line="240" w:lineRule="auto"/>
        <w:ind w:firstLine="0"/>
      </w:pPr>
      <w:r w:rsidRPr="009F3E2E">
        <w:rPr>
          <w:rFonts w:eastAsia="Times New Roman" w:cs="Times New Roman"/>
          <w:i/>
          <w:iCs/>
          <w:sz w:val="20"/>
          <w:lang w:eastAsia="de-DE"/>
        </w:rPr>
        <w:t xml:space="preserve">Note. </w:t>
      </w:r>
      <w:r w:rsidRPr="009F3E2E">
        <w:rPr>
          <w:rFonts w:eastAsia="Times New Roman" w:cs="Times New Roman"/>
          <w:sz w:val="20"/>
          <w:lang w:eastAsia="de-DE"/>
        </w:rPr>
        <w:t>Each point is one of the 384 specifications for that module; the bar spans the 10th to the 90th percentile of the coefficient distribution and the white mark is the median. The dashed line is zero. Every specification controls for theory breadth, breadth² and modularity.</w:t>
      </w:r>
    </w:p>
    <w:bookmarkEnd w:id="40"/>
    <w:p w14:paraId="12314B45" w14:textId="77777777" w:rsidR="0029580D" w:rsidRDefault="0029580D" w:rsidP="0029580D">
      <w:pPr>
        <w:pStyle w:val="berschrift1"/>
        <w:numPr>
          <w:ilvl w:val="0"/>
          <w:numId w:val="0"/>
        </w:numPr>
        <w:ind w:left="360"/>
        <w:rPr>
          <w:lang w:val="en-US"/>
        </w:rPr>
      </w:pPr>
    </w:p>
    <w:p w14:paraId="762FEF6D" w14:textId="3E9FC40F" w:rsidR="00A713B0" w:rsidRPr="00AC508C" w:rsidRDefault="00A713B0" w:rsidP="00305585">
      <w:pPr>
        <w:pStyle w:val="berschrift1"/>
        <w:numPr>
          <w:ilvl w:val="0"/>
          <w:numId w:val="23"/>
        </w:numPr>
        <w:rPr>
          <w:lang w:val="en-US"/>
        </w:rPr>
      </w:pPr>
      <w:r>
        <w:rPr>
          <w:lang w:val="en-US"/>
        </w:rPr>
        <w:t>Discussion</w:t>
      </w:r>
    </w:p>
    <w:p w14:paraId="5423C5F5" w14:textId="77777777" w:rsidR="00055771" w:rsidRPr="00AC508C" w:rsidRDefault="00055771" w:rsidP="00103183">
      <w:pPr>
        <w:pStyle w:val="StandardohneAbstand"/>
        <w:rPr>
          <w:rFonts w:cs="Times New Roman"/>
          <w:lang w:val="en-US"/>
        </w:rPr>
      </w:pPr>
    </w:p>
    <w:p w14:paraId="0D909193" w14:textId="77777777" w:rsidR="007D53F7" w:rsidRPr="00AC508C" w:rsidRDefault="007D53F7" w:rsidP="00103183">
      <w:pPr>
        <w:pStyle w:val="StandardohneAbstand"/>
        <w:rPr>
          <w:rFonts w:cs="Times New Roman"/>
          <w:lang w:val="en-US"/>
        </w:rPr>
      </w:pPr>
    </w:p>
    <w:p w14:paraId="2F784E98" w14:textId="06EC9F50" w:rsidR="007D53F7" w:rsidRPr="00AC508C" w:rsidRDefault="00A713B0" w:rsidP="00305585">
      <w:pPr>
        <w:pStyle w:val="berschrift1"/>
        <w:numPr>
          <w:ilvl w:val="0"/>
          <w:numId w:val="23"/>
        </w:numPr>
        <w:rPr>
          <w:lang w:val="en-US"/>
        </w:rPr>
      </w:pPr>
      <w:r>
        <w:rPr>
          <w:lang w:val="en-US"/>
        </w:rPr>
        <w:t>Literature</w:t>
      </w:r>
    </w:p>
    <w:p w14:paraId="4D35F0D5" w14:textId="77777777" w:rsidR="00A66F6E" w:rsidRPr="00A66F6E" w:rsidRDefault="007D53F7" w:rsidP="00A66F6E">
      <w:pPr>
        <w:pStyle w:val="EndNoteBibliography"/>
        <w:spacing w:after="0"/>
        <w:ind w:left="720" w:hanging="720"/>
      </w:pPr>
      <w:r>
        <w:rPr>
          <w:noProof w:val="0"/>
        </w:rPr>
        <w:fldChar w:fldCharType="begin"/>
      </w:r>
      <w:r>
        <w:rPr>
          <w:noProof w:val="0"/>
        </w:rPr>
        <w:instrText xml:space="preserve"> ADDIN EN.REFLIST </w:instrText>
      </w:r>
      <w:r>
        <w:rPr>
          <w:noProof w:val="0"/>
        </w:rPr>
        <w:fldChar w:fldCharType="separate"/>
      </w:r>
      <w:r>
        <w:t xml:space="preserve">Adams, G. S., Converse, B. A., Hales, A. H., &amp; Klotz, L. E. 2021. People systematically overlook subtractive changes. </w:t>
      </w:r>
      <w:r>
        <w:rPr>
          <w:b/>
          <w:i/>
        </w:rPr>
        <w:t>Nature</w:t>
      </w:r>
      <w:r>
        <w:t>, 592(7853): 258–261.</w:t>
      </w:r>
    </w:p>
    <w:p w14:paraId="2CBFC2C5" w14:textId="77777777" w:rsidR="00A66F6E" w:rsidRPr="00A66F6E" w:rsidRDefault="00A66F6E" w:rsidP="00A66F6E">
      <w:pPr>
        <w:pStyle w:val="EndNoteBibliography"/>
        <w:spacing w:after="0"/>
        <w:ind w:left="720" w:hanging="720"/>
      </w:pPr>
      <w:r>
        <w:t xml:space="preserve">Agarwal, R., Bacco, F., Camuffo, A., Coali, A., Gambardella, A., Msangi, H., Sonka, S. T., Temu, A., Waized, B., &amp; Wormald, A. 2023. Does a theory-of-value add value? Evidence from a randomized control trial with Tanzanian entrepreneurs. </w:t>
      </w:r>
      <w:r>
        <w:rPr>
          <w:b/>
          <w:i/>
        </w:rPr>
        <w:t>Organization Science</w:t>
      </w:r>
      <w:r>
        <w:t>, 36(2): 601–625.</w:t>
      </w:r>
    </w:p>
    <w:p w14:paraId="311FCB16" w14:textId="77777777" w:rsidR="00A66F6E" w:rsidRPr="00A66F6E" w:rsidRDefault="00A66F6E" w:rsidP="00A66F6E">
      <w:pPr>
        <w:pStyle w:val="EndNoteBibliography"/>
        <w:spacing w:after="0"/>
        <w:ind w:left="720" w:hanging="720"/>
      </w:pPr>
      <w:r>
        <w:t xml:space="preserve">Antretter, T., Lekkas, H. W., Djokovic, D., Souitaris, V., &amp; Wincent, J. 2025. Not what you expected to see? Obesity stereotypes, expectancy violations, and angel investment decisions. </w:t>
      </w:r>
      <w:r>
        <w:rPr>
          <w:b/>
          <w:i/>
        </w:rPr>
        <w:t>Journal of Business Venturing</w:t>
      </w:r>
      <w:r>
        <w:t>, 40(5): 106510.</w:t>
      </w:r>
    </w:p>
    <w:p w14:paraId="1406BDDE" w14:textId="77777777" w:rsidR="00A66F6E" w:rsidRPr="00A66F6E" w:rsidRDefault="00A66F6E" w:rsidP="00A66F6E">
      <w:pPr>
        <w:pStyle w:val="EndNoteBibliography"/>
        <w:spacing w:after="0"/>
        <w:ind w:left="720" w:hanging="720"/>
      </w:pPr>
      <w:r w:rsidRPr="009F3E2E">
        <w:rPr>
          <w:lang w:val="de-CH"/>
        </w:rPr>
        <w:t xml:space="preserve">Antretter, T., Sirén, C., Grichnik, D., &amp; Wincent, J. 2020. </w:t>
      </w:r>
      <w:r>
        <w:t xml:space="preserve">Should business angels diversify their investment portfolios to achieve higher performance? The role of knowledge access through co-investment networks. </w:t>
      </w:r>
      <w:r>
        <w:rPr>
          <w:b/>
          <w:i/>
        </w:rPr>
        <w:t>Journal of Business Venturing</w:t>
      </w:r>
      <w:r>
        <w:t>, 35(5): 1–19.</w:t>
      </w:r>
    </w:p>
    <w:p w14:paraId="16B809C8" w14:textId="77777777" w:rsidR="00A66F6E" w:rsidRPr="00A66F6E" w:rsidRDefault="00A66F6E" w:rsidP="00A66F6E">
      <w:pPr>
        <w:pStyle w:val="EndNoteBibliography"/>
        <w:spacing w:after="0"/>
        <w:ind w:left="720" w:hanging="720"/>
      </w:pPr>
      <w:r>
        <w:t xml:space="preserve">Baldwin, C., MacCormack, A., &amp; Rusnak, J. 2014. Hidden structure: Using network methods to map system architecture. </w:t>
      </w:r>
      <w:r>
        <w:rPr>
          <w:b/>
          <w:i/>
        </w:rPr>
        <w:t>Research Policy</w:t>
      </w:r>
      <w:r>
        <w:t>, 43(8): 1381–1397.</w:t>
      </w:r>
    </w:p>
    <w:p w14:paraId="3BC5A7F3" w14:textId="77777777" w:rsidR="00A66F6E" w:rsidRPr="00A66F6E" w:rsidRDefault="00A66F6E" w:rsidP="00A66F6E">
      <w:pPr>
        <w:pStyle w:val="EndNoteBibliography"/>
        <w:spacing w:after="0"/>
        <w:ind w:left="720" w:hanging="720"/>
      </w:pPr>
      <w:r>
        <w:t xml:space="preserve">Baldwin, C. Y. 2024. </w:t>
      </w:r>
      <w:r>
        <w:rPr>
          <w:b/>
          <w:i/>
        </w:rPr>
        <w:t>Design rules, Volume 2: How technology shapes organizations</w:t>
      </w:r>
      <w:r>
        <w:t>: MIT Press.</w:t>
      </w:r>
    </w:p>
    <w:p w14:paraId="3DD5373A" w14:textId="77777777" w:rsidR="00A66F6E" w:rsidRPr="00A66F6E" w:rsidRDefault="00A66F6E" w:rsidP="00A66F6E">
      <w:pPr>
        <w:pStyle w:val="EndNoteBibliography"/>
        <w:spacing w:after="0"/>
        <w:ind w:left="720" w:hanging="720"/>
      </w:pPr>
      <w:r>
        <w:t xml:space="preserve">Baldwin, C. Y., &amp; Clark, K. B. 2000. </w:t>
      </w:r>
      <w:r>
        <w:rPr>
          <w:b/>
          <w:i/>
        </w:rPr>
        <w:t>Design rules, Volume 1: The power of modularity</w:t>
      </w:r>
      <w:r>
        <w:t>: MIT press.</w:t>
      </w:r>
    </w:p>
    <w:p w14:paraId="17D4B81B" w14:textId="77777777" w:rsidR="00A66F6E" w:rsidRPr="00A66F6E" w:rsidRDefault="00A66F6E" w:rsidP="00A66F6E">
      <w:pPr>
        <w:pStyle w:val="EndNoteBibliography"/>
        <w:spacing w:after="0"/>
        <w:ind w:left="720" w:hanging="720"/>
      </w:pPr>
      <w:r>
        <w:t xml:space="preserve">Bellman, R. 1961. </w:t>
      </w:r>
      <w:r>
        <w:rPr>
          <w:b/>
          <w:i/>
        </w:rPr>
        <w:t>Adaptive Control Processes: A Guided Tour</w:t>
      </w:r>
      <w:r>
        <w:t>. New Jersey: Princeton University Press.</w:t>
      </w:r>
    </w:p>
    <w:p w14:paraId="7FE7608D" w14:textId="77777777" w:rsidR="00A66F6E" w:rsidRPr="00A66F6E" w:rsidRDefault="00A66F6E" w:rsidP="00A66F6E">
      <w:pPr>
        <w:pStyle w:val="EndNoteBibliography"/>
        <w:spacing w:after="0"/>
        <w:ind w:left="720" w:hanging="720"/>
      </w:pPr>
      <w:r w:rsidRPr="009F3E2E">
        <w:rPr>
          <w:lang w:val="de-CH"/>
        </w:rPr>
        <w:t xml:space="preserve">Blohm, I., Antretter, T., Sirén, C., Grichnik, D., &amp; Wincent, J. 2022. </w:t>
      </w:r>
      <w:r>
        <w:t xml:space="preserve">It’s a peoples game, isn’t </w:t>
      </w:r>
      <w:r>
        <w:lastRenderedPageBreak/>
        <w:t xml:space="preserve">it?! A comparison between the investment returns of business angels and machine learning algorithms. </w:t>
      </w:r>
      <w:r>
        <w:rPr>
          <w:b/>
          <w:i/>
        </w:rPr>
        <w:t>Entrepreneurship Theory and Practice</w:t>
      </w:r>
      <w:r>
        <w:t>, 46(4): 1054–1091.</w:t>
      </w:r>
    </w:p>
    <w:p w14:paraId="667D7E22" w14:textId="77777777" w:rsidR="00A66F6E" w:rsidRPr="00A66F6E" w:rsidRDefault="00A66F6E" w:rsidP="00A66F6E">
      <w:pPr>
        <w:pStyle w:val="EndNoteBibliography"/>
        <w:spacing w:after="0"/>
        <w:ind w:left="720" w:hanging="720"/>
      </w:pPr>
      <w:r>
        <w:t xml:space="preserve">Campagnolo, D., &amp; Camuffo, A. 2010. The concept of modularity in management studies: a literature review. </w:t>
      </w:r>
      <w:r>
        <w:rPr>
          <w:b/>
          <w:i/>
        </w:rPr>
        <w:t>International Journal of Management Reviews</w:t>
      </w:r>
      <w:r>
        <w:t>, 12(3): 259–283.</w:t>
      </w:r>
    </w:p>
    <w:p w14:paraId="73ED05AC" w14:textId="77777777" w:rsidR="00A66F6E" w:rsidRPr="009F3E2E" w:rsidRDefault="00A66F6E" w:rsidP="00A66F6E">
      <w:pPr>
        <w:pStyle w:val="EndNoteBibliography"/>
        <w:spacing w:after="0"/>
        <w:ind w:left="720" w:hanging="720"/>
        <w:rPr>
          <w:lang w:val="fr-CH"/>
        </w:rPr>
      </w:pPr>
      <w:r>
        <w:t xml:space="preserve">Camuffo, A., Cordova, A., Gambardella, A., &amp; Spina, C. 2020. A scientific approach to entrepreneurial decision making: Evidence from a randomized control trial. </w:t>
      </w:r>
      <w:r w:rsidRPr="009F3E2E">
        <w:rPr>
          <w:b/>
          <w:i/>
          <w:lang w:val="fr-CH"/>
        </w:rPr>
        <w:t>Management Science</w:t>
      </w:r>
      <w:r w:rsidRPr="009F3E2E">
        <w:rPr>
          <w:lang w:val="fr-CH"/>
        </w:rPr>
        <w:t>, 66(2): 564–586.</w:t>
      </w:r>
    </w:p>
    <w:p w14:paraId="62626B03" w14:textId="77777777" w:rsidR="00A66F6E" w:rsidRPr="009F3E2E" w:rsidRDefault="00A66F6E" w:rsidP="00A66F6E">
      <w:pPr>
        <w:pStyle w:val="EndNoteBibliography"/>
        <w:spacing w:after="0"/>
        <w:ind w:left="720" w:hanging="720"/>
        <w:rPr>
          <w:lang w:val="fr-CH"/>
        </w:rPr>
      </w:pPr>
      <w:r w:rsidRPr="009F3E2E">
        <w:rPr>
          <w:lang w:val="fr-CH"/>
        </w:rPr>
        <w:t xml:space="preserve">Camuffo, A., Gambardella, A., Messinese, D., Novelli, E., Paolucci, E., &amp; Spina, C. 2024. </w:t>
      </w:r>
      <w:r>
        <w:t xml:space="preserve">A scientific approach to entrepreneurial decision‐making: Large‐scale replication and extension. </w:t>
      </w:r>
      <w:r w:rsidRPr="009F3E2E">
        <w:rPr>
          <w:b/>
          <w:i/>
          <w:lang w:val="fr-CH"/>
        </w:rPr>
        <w:t>Strategic Management Journal</w:t>
      </w:r>
      <w:r w:rsidRPr="009F3E2E">
        <w:rPr>
          <w:lang w:val="fr-CH"/>
        </w:rPr>
        <w:t>, 45(6): 1209–1237.</w:t>
      </w:r>
    </w:p>
    <w:p w14:paraId="12379479" w14:textId="77777777" w:rsidR="00A66F6E" w:rsidRPr="00A66F6E" w:rsidRDefault="00A66F6E" w:rsidP="00A66F6E">
      <w:pPr>
        <w:pStyle w:val="EndNoteBibliography"/>
        <w:spacing w:after="0"/>
        <w:ind w:left="720" w:hanging="720"/>
      </w:pPr>
      <w:r w:rsidRPr="009F3E2E">
        <w:rPr>
          <w:lang w:val="fr-CH"/>
        </w:rPr>
        <w:t xml:space="preserve">Coali, A., Novelli, E., Sirigiri, A., &amp; Spina, C. 2024. </w:t>
      </w:r>
      <w:r>
        <w:t xml:space="preserve">A scientific approach to decision-making: Key tools and design principles. </w:t>
      </w:r>
      <w:r>
        <w:rPr>
          <w:b/>
          <w:i/>
        </w:rPr>
        <w:t>Journal of Business Venturing Design</w:t>
      </w:r>
      <w:r>
        <w:t>, 3: 100023.</w:t>
      </w:r>
    </w:p>
    <w:p w14:paraId="4A0FB1EB" w14:textId="77777777" w:rsidR="00A66F6E" w:rsidRPr="00A66F6E" w:rsidRDefault="00A66F6E" w:rsidP="00A66F6E">
      <w:pPr>
        <w:pStyle w:val="EndNoteBibliography"/>
        <w:spacing w:after="0"/>
        <w:ind w:left="720" w:hanging="720"/>
      </w:pPr>
      <w:r>
        <w:t xml:space="preserve">Cowan, N. 2001. The magical number 4 in short-term memory: A reconsideration of mental storage capacity. </w:t>
      </w:r>
      <w:r>
        <w:rPr>
          <w:b/>
          <w:i/>
        </w:rPr>
        <w:t>Behavioral and Brain Sciences</w:t>
      </w:r>
      <w:r>
        <w:t>, 24(1): 87–114.</w:t>
      </w:r>
    </w:p>
    <w:p w14:paraId="64D098BF" w14:textId="77777777" w:rsidR="00A66F6E" w:rsidRPr="00A66F6E" w:rsidRDefault="00A66F6E" w:rsidP="00A66F6E">
      <w:pPr>
        <w:pStyle w:val="EndNoteBibliography"/>
        <w:spacing w:after="0"/>
        <w:ind w:left="720" w:hanging="720"/>
      </w:pPr>
      <w:r>
        <w:t xml:space="preserve">Cristofaro, M., Hristov, I., Cimini, R., &amp; Lovallo, D. 2025. From start to stardom: The impact of resource allocation strategies on new venture survival and growth. </w:t>
      </w:r>
      <w:r>
        <w:rPr>
          <w:b/>
          <w:i/>
        </w:rPr>
        <w:t>Long Range Planning</w:t>
      </w:r>
      <w:r>
        <w:t>, 58(2): 102513.</w:t>
      </w:r>
    </w:p>
    <w:p w14:paraId="5F1C159D" w14:textId="77777777" w:rsidR="00A66F6E" w:rsidRPr="00A66F6E" w:rsidRDefault="00A66F6E" w:rsidP="00A66F6E">
      <w:pPr>
        <w:pStyle w:val="EndNoteBibliography"/>
        <w:spacing w:after="0"/>
        <w:ind w:left="720" w:hanging="720"/>
      </w:pPr>
      <w:r>
        <w:t xml:space="preserve">DeLanda, M. 2019. </w:t>
      </w:r>
      <w:r>
        <w:rPr>
          <w:b/>
          <w:i/>
        </w:rPr>
        <w:t>A new philosophy of society</w:t>
      </w:r>
      <w:r>
        <w:t>. London: Bloomsbury Publishing.</w:t>
      </w:r>
    </w:p>
    <w:p w14:paraId="72A58F5C" w14:textId="77777777" w:rsidR="00A66F6E" w:rsidRPr="00A66F6E" w:rsidRDefault="00A66F6E" w:rsidP="00A66F6E">
      <w:pPr>
        <w:pStyle w:val="EndNoteBibliography"/>
        <w:spacing w:after="0"/>
        <w:ind w:left="720" w:hanging="720"/>
      </w:pPr>
      <w:r>
        <w:t xml:space="preserve">Dong, A., Garbuio, M., &amp; Lovallo, D. 2016. Generative sensing: A design perspective on the microfoundations of sensing capabilities. </w:t>
      </w:r>
      <w:r>
        <w:rPr>
          <w:b/>
          <w:i/>
        </w:rPr>
        <w:t>California Management Review</w:t>
      </w:r>
      <w:r>
        <w:t>, 58(4): 97–117.</w:t>
      </w:r>
    </w:p>
    <w:p w14:paraId="41797D2C" w14:textId="77777777" w:rsidR="00A66F6E" w:rsidRPr="00A66F6E" w:rsidRDefault="00A66F6E" w:rsidP="00A66F6E">
      <w:pPr>
        <w:pStyle w:val="EndNoteBibliography"/>
        <w:spacing w:after="0"/>
        <w:ind w:left="720" w:hanging="720"/>
      </w:pPr>
      <w:r>
        <w:t xml:space="preserve">Durand, R., &amp; Vaara, E. 2009. Causation, counterfactuals, and competitive advantage. </w:t>
      </w:r>
      <w:r>
        <w:rPr>
          <w:b/>
          <w:i/>
        </w:rPr>
        <w:t>Strategic Management Journal</w:t>
      </w:r>
      <w:r>
        <w:t>, 30(12): 1245–1264.</w:t>
      </w:r>
    </w:p>
    <w:p w14:paraId="32B40B0C" w14:textId="77777777" w:rsidR="00A66F6E" w:rsidRPr="00A66F6E" w:rsidRDefault="00A66F6E" w:rsidP="00A66F6E">
      <w:pPr>
        <w:pStyle w:val="EndNoteBibliography"/>
        <w:spacing w:after="0"/>
        <w:ind w:left="720" w:hanging="720"/>
      </w:pPr>
      <w:r>
        <w:t xml:space="preserve">Ehrig, T., &amp; Schmidt, J. 2022. Theory‐based learning and experimentation. </w:t>
      </w:r>
      <w:r>
        <w:rPr>
          <w:b/>
          <w:i/>
        </w:rPr>
        <w:t>Strategic Management Journal</w:t>
      </w:r>
      <w:r>
        <w:t>, 43(7): 1287–1318.</w:t>
      </w:r>
    </w:p>
    <w:p w14:paraId="6E3C4860" w14:textId="77777777" w:rsidR="00A66F6E" w:rsidRPr="00A66F6E" w:rsidRDefault="00A66F6E" w:rsidP="00A66F6E">
      <w:pPr>
        <w:pStyle w:val="EndNoteBibliography"/>
        <w:spacing w:after="0"/>
        <w:ind w:left="720" w:hanging="720"/>
      </w:pPr>
      <w:r>
        <w:t xml:space="preserve">Eisenhardt, K. M., &amp; Bingham, C. B. 2017. Superior strategy in entrepreneurial settings: Thinking, doing, and the logic of opportunity. </w:t>
      </w:r>
      <w:r>
        <w:rPr>
          <w:b/>
          <w:i/>
        </w:rPr>
        <w:t>Strategy Science</w:t>
      </w:r>
      <w:r>
        <w:t>, 2(4): 246–257.</w:t>
      </w:r>
    </w:p>
    <w:p w14:paraId="4AF4F2A7" w14:textId="77777777" w:rsidR="00A66F6E" w:rsidRPr="00A66F6E" w:rsidRDefault="00A66F6E" w:rsidP="00A66F6E">
      <w:pPr>
        <w:pStyle w:val="EndNoteBibliography"/>
        <w:spacing w:after="0"/>
        <w:ind w:left="720" w:hanging="720"/>
      </w:pPr>
      <w:r>
        <w:t xml:space="preserve">Ethiraj, S. K., &amp; Levinthal, D. 2004. Modularity and innovation in complex systems. </w:t>
      </w:r>
      <w:r>
        <w:rPr>
          <w:b/>
          <w:i/>
        </w:rPr>
        <w:t>Management Science</w:t>
      </w:r>
      <w:r>
        <w:t>, 50(2): 159–173.</w:t>
      </w:r>
    </w:p>
    <w:p w14:paraId="4A8A3B47" w14:textId="77777777" w:rsidR="00A66F6E" w:rsidRPr="00A66F6E" w:rsidRDefault="00A66F6E" w:rsidP="00A66F6E">
      <w:pPr>
        <w:pStyle w:val="EndNoteBibliography"/>
        <w:spacing w:after="0"/>
        <w:ind w:left="720" w:hanging="720"/>
      </w:pPr>
      <w:r>
        <w:t xml:space="preserve">Felin, T., Gambardella, A., &amp; Zenger, T. 2024. Theory-Based Decisions: Foundations and Introduction. </w:t>
      </w:r>
      <w:r>
        <w:rPr>
          <w:b/>
          <w:i/>
        </w:rPr>
        <w:t>Strategy Science</w:t>
      </w:r>
      <w:r>
        <w:t>, 9(4): 297–310.</w:t>
      </w:r>
    </w:p>
    <w:p w14:paraId="07DA19F5" w14:textId="77777777" w:rsidR="00A66F6E" w:rsidRPr="00A66F6E" w:rsidRDefault="00A66F6E" w:rsidP="00A66F6E">
      <w:pPr>
        <w:pStyle w:val="EndNoteBibliography"/>
        <w:spacing w:after="0"/>
        <w:ind w:left="720" w:hanging="720"/>
      </w:pPr>
      <w:r>
        <w:t xml:space="preserve">Felin, T., &amp; Zenger, T. R. 2017. The theory-based view: Economic actors as theorists. </w:t>
      </w:r>
      <w:r>
        <w:rPr>
          <w:b/>
          <w:i/>
        </w:rPr>
        <w:t>Strategy Science</w:t>
      </w:r>
      <w:r>
        <w:t>, 2(4): 258–271.</w:t>
      </w:r>
    </w:p>
    <w:p w14:paraId="70375775" w14:textId="77777777" w:rsidR="00A66F6E" w:rsidRPr="00A66F6E" w:rsidRDefault="00A66F6E" w:rsidP="00A66F6E">
      <w:pPr>
        <w:pStyle w:val="EndNoteBibliography"/>
        <w:spacing w:after="0"/>
        <w:ind w:left="720" w:hanging="720"/>
      </w:pPr>
      <w:r>
        <w:t xml:space="preserve">Funk, R. J. 2014. Making the most of where you are: Geography, networks, and innovation in organizations. </w:t>
      </w:r>
      <w:r>
        <w:rPr>
          <w:b/>
          <w:i/>
        </w:rPr>
        <w:t>Academy of Management Journal</w:t>
      </w:r>
      <w:r>
        <w:t>, 57(1): 193–222.</w:t>
      </w:r>
    </w:p>
    <w:p w14:paraId="4AC735ED" w14:textId="77777777" w:rsidR="00A66F6E" w:rsidRPr="00A66F6E" w:rsidRDefault="00A66F6E" w:rsidP="00A66F6E">
      <w:pPr>
        <w:pStyle w:val="EndNoteBibliography"/>
        <w:spacing w:after="0"/>
        <w:ind w:left="720" w:hanging="720"/>
      </w:pPr>
      <w:r>
        <w:t xml:space="preserve">Gelman, A., &amp; Loken, E. 2013. The garden of forking paths: Why multiple comparisons can be a problem, even when there is no “fishing expedition” or “p-hacking” and the research hypothesis was posited ahead of time. </w:t>
      </w:r>
      <w:r>
        <w:rPr>
          <w:b/>
          <w:i/>
        </w:rPr>
        <w:t>Department of Statistics, Columbia University</w:t>
      </w:r>
      <w:r>
        <w:t>, 348(1-17): 3.</w:t>
      </w:r>
    </w:p>
    <w:p w14:paraId="27F58507" w14:textId="77777777" w:rsidR="00A66F6E" w:rsidRPr="00A66F6E" w:rsidRDefault="00A66F6E" w:rsidP="00A66F6E">
      <w:pPr>
        <w:pStyle w:val="EndNoteBibliography"/>
        <w:spacing w:after="0"/>
        <w:ind w:left="720" w:hanging="720"/>
      </w:pPr>
      <w:r>
        <w:t xml:space="preserve">Geroski, P. A., Mata, J., &amp; Portugal, P. 2010. Founding conditions and the survival of new firms. </w:t>
      </w:r>
      <w:r>
        <w:rPr>
          <w:b/>
          <w:i/>
        </w:rPr>
        <w:t>Strategic Management Journal</w:t>
      </w:r>
      <w:r>
        <w:t>, 31(5): 510–529.</w:t>
      </w:r>
    </w:p>
    <w:p w14:paraId="26536C3E" w14:textId="77777777" w:rsidR="00A66F6E" w:rsidRPr="00A66F6E" w:rsidRDefault="00A66F6E" w:rsidP="00A66F6E">
      <w:pPr>
        <w:pStyle w:val="EndNoteBibliography"/>
        <w:spacing w:after="0"/>
        <w:ind w:left="720" w:hanging="720"/>
      </w:pPr>
      <w:r>
        <w:t xml:space="preserve">Götz, M., Carnes, C. M., Hill, A. D., &amp; O’Boyle, E. H. 2025. Multiverse analysis to advance theory and practice: Illustrating and investigating variability in CEO gender pay inequality. </w:t>
      </w:r>
      <w:r>
        <w:rPr>
          <w:b/>
          <w:i/>
        </w:rPr>
        <w:t>Academy of Management Journal</w:t>
      </w:r>
      <w:r>
        <w:t>(ja): amj. 2024.0355.</w:t>
      </w:r>
    </w:p>
    <w:p w14:paraId="799AB0EB" w14:textId="77777777" w:rsidR="00A66F6E" w:rsidRPr="00A66F6E" w:rsidRDefault="00A66F6E" w:rsidP="00A66F6E">
      <w:pPr>
        <w:pStyle w:val="EndNoteBibliography"/>
        <w:spacing w:after="0"/>
        <w:ind w:left="720" w:hanging="720"/>
      </w:pPr>
      <w:r>
        <w:t xml:space="preserve">Huang, X., Ivković, Z., Jiang, J. X., &amp; Wang, I. Y. 2023. Angel investment and first impressions. </w:t>
      </w:r>
      <w:r>
        <w:rPr>
          <w:b/>
          <w:i/>
        </w:rPr>
        <w:t>Journal of Financial Economics</w:t>
      </w:r>
      <w:r>
        <w:t>, 149(2): 161–178.</w:t>
      </w:r>
    </w:p>
    <w:p w14:paraId="3E1FA534" w14:textId="77777777" w:rsidR="00A66F6E" w:rsidRPr="00A66F6E" w:rsidRDefault="00A66F6E" w:rsidP="00A66F6E">
      <w:pPr>
        <w:pStyle w:val="EndNoteBibliography"/>
        <w:spacing w:after="0"/>
        <w:ind w:left="720" w:hanging="720"/>
      </w:pPr>
      <w:r>
        <w:t xml:space="preserve">Josefy, M. A., Harrison, J. S., Sirmon, D. G., &amp; Carnes, C. 2017. Living and dying: Synthesizing the literature on firm survival and failure across stages of development. </w:t>
      </w:r>
      <w:r>
        <w:rPr>
          <w:b/>
          <w:i/>
        </w:rPr>
        <w:t>Academy of Management Annals</w:t>
      </w:r>
      <w:r>
        <w:t>, 11(2): 770–799.</w:t>
      </w:r>
    </w:p>
    <w:p w14:paraId="39CA70C7" w14:textId="77777777" w:rsidR="008E197B" w:rsidRDefault="008E197B" w:rsidP="008E197B">
      <w:pPr>
        <w:widowControl/>
        <w:ind w:firstLine="0"/>
      </w:pPr>
      <w:r w:rsidRPr="009F3E2E">
        <w:rPr>
          <w:rFonts w:eastAsia="Times New Roman" w:cs="Times New Roman"/>
          <w:lang w:eastAsia="de-DE"/>
        </w:rPr>
        <w:lastRenderedPageBreak/>
        <w:t xml:space="preserve">Johnson, J. W. 2000. A heuristic method for estimating the relative weight of predictor variables in multiple regression. </w:t>
      </w:r>
      <w:r w:rsidRPr="009F3E2E">
        <w:rPr>
          <w:rFonts w:eastAsia="Times New Roman" w:cs="Times New Roman"/>
          <w:i/>
          <w:iCs/>
          <w:lang w:eastAsia="de-DE"/>
        </w:rPr>
        <w:t>Multivariate Behavioral Research</w:t>
      </w:r>
      <w:r w:rsidRPr="009F3E2E">
        <w:rPr>
          <w:rFonts w:eastAsia="Times New Roman" w:cs="Times New Roman"/>
          <w:lang w:eastAsia="de-DE"/>
        </w:rPr>
        <w:t>, 35: 1–19.</w:t>
      </w:r>
    </w:p>
    <w:p w14:paraId="6997E141" w14:textId="77777777" w:rsidR="00A66F6E" w:rsidRPr="00A66F6E" w:rsidRDefault="00A66F6E" w:rsidP="00A66F6E">
      <w:pPr>
        <w:pStyle w:val="EndNoteBibliography"/>
        <w:spacing w:after="0"/>
        <w:ind w:left="720" w:hanging="720"/>
      </w:pPr>
      <w:r>
        <w:t xml:space="preserve">Kanze, D., Huang, L., Conley, M., &amp; Higgins, E. T. 2018. We ask men to win and women not to lose: Closing the gender gap in startup funding. </w:t>
      </w:r>
      <w:r>
        <w:rPr>
          <w:b/>
          <w:i/>
        </w:rPr>
        <w:t>Academy of Management Journal</w:t>
      </w:r>
      <w:r>
        <w:t>, 61(2): 586–614.</w:t>
      </w:r>
    </w:p>
    <w:p w14:paraId="37E5779C" w14:textId="77777777" w:rsidR="00A66F6E" w:rsidRPr="00A66F6E" w:rsidRDefault="00A66F6E" w:rsidP="00A66F6E">
      <w:pPr>
        <w:pStyle w:val="EndNoteBibliography"/>
        <w:spacing w:after="0"/>
        <w:ind w:left="720" w:hanging="720"/>
      </w:pPr>
      <w:r>
        <w:t xml:space="preserve">Linder, C., Lechner, C., &amp; Pelzel, F. 2020. Many roads lead to Rome: How human, social, and financial capital are related to new venture survival. </w:t>
      </w:r>
      <w:r>
        <w:rPr>
          <w:b/>
          <w:i/>
        </w:rPr>
        <w:t>Entrepreneurship Theory and Practice</w:t>
      </w:r>
      <w:r>
        <w:t>, 44(5): 909–932.</w:t>
      </w:r>
    </w:p>
    <w:p w14:paraId="6E4C9B5B" w14:textId="77777777" w:rsidR="00A66F6E" w:rsidRPr="00A66F6E" w:rsidRDefault="00A66F6E" w:rsidP="00A66F6E">
      <w:pPr>
        <w:pStyle w:val="EndNoteBibliography"/>
        <w:spacing w:after="0"/>
        <w:ind w:left="720" w:hanging="720"/>
      </w:pPr>
      <w:r>
        <w:t xml:space="preserve">Matusik, S., &amp; Fitza, M. 2012. Diversification in the venture capital industry: leveraging knowledge under uncertainty. </w:t>
      </w:r>
      <w:r>
        <w:rPr>
          <w:b/>
          <w:i/>
        </w:rPr>
        <w:t>Strategic Management Journal</w:t>
      </w:r>
      <w:r>
        <w:t>, 33(4): 407–426.</w:t>
      </w:r>
    </w:p>
    <w:p w14:paraId="2655626E" w14:textId="77777777" w:rsidR="008E197B" w:rsidRDefault="008E197B" w:rsidP="008E197B">
      <w:pPr>
        <w:widowControl/>
        <w:ind w:firstLine="0"/>
      </w:pPr>
      <w:r w:rsidRPr="009F3E2E">
        <w:rPr>
          <w:rFonts w:eastAsia="Times New Roman" w:cs="Times New Roman"/>
          <w:lang w:eastAsia="de-DE"/>
        </w:rPr>
        <w:t xml:space="preserve">Lind, J. T., &amp;amp; Mehlum, H. 2010. With or without U? The appropriate test for a U-shaped relationship. </w:t>
      </w:r>
      <w:r w:rsidRPr="009F3E2E">
        <w:rPr>
          <w:rFonts w:eastAsia="Times New Roman" w:cs="Times New Roman"/>
          <w:i/>
          <w:iCs/>
          <w:lang w:eastAsia="de-DE"/>
        </w:rPr>
        <w:t>Oxford Bulletin of Economics and Statistics</w:t>
      </w:r>
      <w:r w:rsidRPr="009F3E2E">
        <w:rPr>
          <w:rFonts w:eastAsia="Times New Roman" w:cs="Times New Roman"/>
          <w:lang w:eastAsia="de-DE"/>
        </w:rPr>
        <w:t>, 72: 109–118.</w:t>
      </w:r>
    </w:p>
    <w:p w14:paraId="7EF47C26" w14:textId="77777777" w:rsidR="00A66F6E" w:rsidRPr="00A66F6E" w:rsidRDefault="00A66F6E" w:rsidP="00A66F6E">
      <w:pPr>
        <w:pStyle w:val="EndNoteBibliography"/>
        <w:spacing w:after="0"/>
        <w:ind w:left="720" w:hanging="720"/>
      </w:pPr>
      <w:r>
        <w:t xml:space="preserve">Miller, G. A., &amp; Johnson-Laird, P. N. 1976. </w:t>
      </w:r>
      <w:r>
        <w:rPr>
          <w:b/>
          <w:i/>
        </w:rPr>
        <w:t>Language and perception</w:t>
      </w:r>
      <w:r>
        <w:t>. Boston (MA): Harvard University Press.</w:t>
      </w:r>
    </w:p>
    <w:p w14:paraId="6A68D197" w14:textId="77777777" w:rsidR="00A66F6E" w:rsidRPr="00A66F6E" w:rsidRDefault="00A66F6E" w:rsidP="00A66F6E">
      <w:pPr>
        <w:pStyle w:val="EndNoteBibliography"/>
        <w:spacing w:after="0"/>
        <w:ind w:left="720" w:hanging="720"/>
      </w:pPr>
      <w:r>
        <w:t xml:space="preserve">Murphy, G. L., &amp; Medin, D. L. 1985. The role of theories in conceptual coherence. </w:t>
      </w:r>
      <w:r>
        <w:rPr>
          <w:b/>
          <w:i/>
        </w:rPr>
        <w:t>Psychological Review</w:t>
      </w:r>
      <w:r>
        <w:t>, 92(3): 289.</w:t>
      </w:r>
    </w:p>
    <w:p w14:paraId="1B8BA923" w14:textId="77777777" w:rsidR="00A66F6E" w:rsidRPr="00A66F6E" w:rsidRDefault="00A66F6E" w:rsidP="00A66F6E">
      <w:pPr>
        <w:pStyle w:val="EndNoteBibliography"/>
        <w:spacing w:after="0"/>
        <w:ind w:left="720" w:hanging="720"/>
      </w:pPr>
      <w:r>
        <w:t xml:space="preserve">Newell, A., &amp; Simon, H. A. 1972. </w:t>
      </w:r>
      <w:r>
        <w:rPr>
          <w:b/>
          <w:i/>
        </w:rPr>
        <w:t>Human problem solving</w:t>
      </w:r>
      <w:r>
        <w:t>. Englewood Cliffs: Prentice-Hall.</w:t>
      </w:r>
    </w:p>
    <w:p w14:paraId="6AE00FE5" w14:textId="77777777" w:rsidR="00A66F6E" w:rsidRPr="00A66F6E" w:rsidRDefault="00A66F6E" w:rsidP="00A66F6E">
      <w:pPr>
        <w:pStyle w:val="EndNoteBibliography"/>
        <w:spacing w:after="0"/>
        <w:ind w:left="720" w:hanging="720"/>
      </w:pPr>
      <w:r>
        <w:t xml:space="preserve">Nickerson, J. A., &amp; Argyres, N. 2018. Strategizing before strategic decision making. </w:t>
      </w:r>
      <w:r>
        <w:rPr>
          <w:b/>
          <w:i/>
        </w:rPr>
        <w:t>Strategy Science</w:t>
      </w:r>
      <w:r>
        <w:t>, 3(4): 592–605.</w:t>
      </w:r>
    </w:p>
    <w:p w14:paraId="06BBAF2B" w14:textId="77777777" w:rsidR="00A66F6E" w:rsidRPr="00A66F6E" w:rsidRDefault="00A66F6E" w:rsidP="00A66F6E">
      <w:pPr>
        <w:pStyle w:val="EndNoteBibliography"/>
        <w:spacing w:after="0"/>
        <w:ind w:left="720" w:hanging="720"/>
      </w:pPr>
      <w:r>
        <w:t xml:space="preserve">Nickerson, J. A., &amp; Zenger, T. R. 2004. A knowledge-based theory of the firm—The problem-solving perspective. </w:t>
      </w:r>
      <w:r>
        <w:rPr>
          <w:b/>
          <w:i/>
        </w:rPr>
        <w:t>Organization science</w:t>
      </w:r>
      <w:r>
        <w:t>, 15(6): 617–632.</w:t>
      </w:r>
    </w:p>
    <w:p w14:paraId="0BE7D92C" w14:textId="77777777" w:rsidR="00A66F6E" w:rsidRPr="00A66F6E" w:rsidRDefault="00A66F6E" w:rsidP="00A66F6E">
      <w:pPr>
        <w:pStyle w:val="EndNoteBibliography"/>
        <w:spacing w:after="0"/>
        <w:ind w:left="720" w:hanging="720"/>
      </w:pPr>
      <w:r>
        <w:t xml:space="preserve">Nisbett, R. E., &amp; Ross, L. 1980. </w:t>
      </w:r>
      <w:r>
        <w:rPr>
          <w:b/>
          <w:i/>
        </w:rPr>
        <w:t>Human inference: Strategies and shortcomings of social judgment</w:t>
      </w:r>
      <w:r>
        <w:t>. Englewood Cliffs, NJ: Prentice-Hall.</w:t>
      </w:r>
    </w:p>
    <w:p w14:paraId="44E714D8" w14:textId="77777777" w:rsidR="00A66F6E" w:rsidRPr="00A66F6E" w:rsidRDefault="00A66F6E" w:rsidP="00A66F6E">
      <w:pPr>
        <w:pStyle w:val="EndNoteBibliography"/>
        <w:spacing w:after="0"/>
        <w:ind w:left="720" w:hanging="720"/>
      </w:pPr>
      <w:r>
        <w:t xml:space="preserve">Ott, T. E., &amp; Eisenhardt, K. M. 2020. Decision Weaving: Forming Novel, Complex Strategy in Entrepreneurial Settings. </w:t>
      </w:r>
      <w:r>
        <w:rPr>
          <w:b/>
          <w:i/>
        </w:rPr>
        <w:t>Strategic Management Journal</w:t>
      </w:r>
      <w:r>
        <w:t>, 41(12): 2275–2314.</w:t>
      </w:r>
    </w:p>
    <w:p w14:paraId="507E8F11" w14:textId="77777777" w:rsidR="00A66F6E" w:rsidRPr="00A66F6E" w:rsidRDefault="00A66F6E" w:rsidP="00A66F6E">
      <w:pPr>
        <w:pStyle w:val="EndNoteBibliography"/>
        <w:spacing w:after="0"/>
        <w:ind w:left="720" w:hanging="720"/>
      </w:pPr>
      <w:r>
        <w:t xml:space="preserve">Pearl, J. 2018. </w:t>
      </w:r>
      <w:r>
        <w:rPr>
          <w:b/>
          <w:i/>
        </w:rPr>
        <w:t>The book of why: the new science of cause and effect</w:t>
      </w:r>
      <w:r>
        <w:t>. New York: Basic Books.</w:t>
      </w:r>
    </w:p>
    <w:p w14:paraId="10191955" w14:textId="77777777" w:rsidR="00A66F6E" w:rsidRPr="00A66F6E" w:rsidRDefault="00A66F6E" w:rsidP="00A66F6E">
      <w:pPr>
        <w:pStyle w:val="EndNoteBibliography"/>
        <w:spacing w:after="0"/>
        <w:ind w:left="720" w:hanging="720"/>
      </w:pPr>
      <w:r>
        <w:t xml:space="preserve">Raz, O., &amp; Gloor, P. A. 2007. Size really matters—new insights for start-ups’ survival. </w:t>
      </w:r>
      <w:r>
        <w:rPr>
          <w:b/>
          <w:i/>
        </w:rPr>
        <w:t>Management Science</w:t>
      </w:r>
      <w:r>
        <w:t>, 53(2): 169–177.</w:t>
      </w:r>
    </w:p>
    <w:p w14:paraId="791CF9A9" w14:textId="77777777" w:rsidR="00A66F6E" w:rsidRPr="00A66F6E" w:rsidRDefault="00A66F6E" w:rsidP="00A66F6E">
      <w:pPr>
        <w:pStyle w:val="EndNoteBibliography"/>
        <w:spacing w:after="0"/>
        <w:ind w:left="720" w:hanging="720"/>
      </w:pPr>
      <w:r>
        <w:t xml:space="preserve">Sanchez, R., &amp; Mahoney, J. T. 1996. Modularity, flexibility, and knowledge management in product and organization design. </w:t>
      </w:r>
      <w:r>
        <w:rPr>
          <w:b/>
          <w:i/>
        </w:rPr>
        <w:t>Strategic Management Journal</w:t>
      </w:r>
      <w:r>
        <w:t>, 17(S2): 63–76.</w:t>
      </w:r>
    </w:p>
    <w:p w14:paraId="681F27F9" w14:textId="77777777" w:rsidR="00A66F6E" w:rsidRPr="00A66F6E" w:rsidRDefault="00A66F6E" w:rsidP="00A66F6E">
      <w:pPr>
        <w:pStyle w:val="EndNoteBibliography"/>
        <w:spacing w:after="0"/>
        <w:ind w:left="720" w:hanging="720"/>
      </w:pPr>
      <w:r>
        <w:t xml:space="preserve">Schmidhuber, J. 2015. Deep learning in neural networks: An overview. </w:t>
      </w:r>
      <w:r>
        <w:rPr>
          <w:b/>
          <w:i/>
        </w:rPr>
        <w:t>Neural Networks</w:t>
      </w:r>
      <w:r>
        <w:t>, 61: 85–117.</w:t>
      </w:r>
    </w:p>
    <w:p w14:paraId="659ACA40" w14:textId="77777777" w:rsidR="00A66F6E" w:rsidRPr="00A66F6E" w:rsidRDefault="00A66F6E" w:rsidP="00A66F6E">
      <w:pPr>
        <w:pStyle w:val="EndNoteBibliography"/>
        <w:spacing w:after="0"/>
        <w:ind w:left="720" w:hanging="720"/>
      </w:pPr>
      <w:r>
        <w:t xml:space="preserve">Scott, E. L., Shu, P., &amp; Lubynsky, R. M. 2020. Entrepreneurial uncertainty and expert evaluation: An empirical analysis. </w:t>
      </w:r>
      <w:r>
        <w:rPr>
          <w:b/>
          <w:i/>
        </w:rPr>
        <w:t>Management Science</w:t>
      </w:r>
      <w:r>
        <w:t>, 66(3): 1278–1299.</w:t>
      </w:r>
    </w:p>
    <w:p w14:paraId="34ADCB29" w14:textId="77777777" w:rsidR="008E197B" w:rsidRDefault="008E197B" w:rsidP="008E197B">
      <w:pPr>
        <w:widowControl/>
        <w:ind w:firstLine="0"/>
      </w:pPr>
      <w:r w:rsidRPr="009F3E2E">
        <w:rPr>
          <w:rFonts w:eastAsia="Times New Roman" w:cs="Times New Roman"/>
          <w:lang w:eastAsia="de-DE"/>
        </w:rPr>
        <w:t xml:space="preserve">Sasabuchi, S. 1980. A test of a multivariate normal mean with composite hypotheses determined by linear inequalities. </w:t>
      </w:r>
      <w:r w:rsidRPr="009F3E2E">
        <w:rPr>
          <w:rFonts w:eastAsia="Times New Roman" w:cs="Times New Roman"/>
          <w:i/>
          <w:iCs/>
          <w:lang w:eastAsia="de-DE"/>
        </w:rPr>
        <w:t>Biometrika</w:t>
      </w:r>
      <w:r w:rsidRPr="009F3E2E">
        <w:rPr>
          <w:rFonts w:eastAsia="Times New Roman" w:cs="Times New Roman"/>
          <w:lang w:eastAsia="de-DE"/>
        </w:rPr>
        <w:t>, 67: 429–439.</w:t>
      </w:r>
    </w:p>
    <w:p w14:paraId="3533F36A" w14:textId="77777777" w:rsidR="00A66F6E" w:rsidRPr="00A66F6E" w:rsidRDefault="00A66F6E" w:rsidP="00A66F6E">
      <w:pPr>
        <w:pStyle w:val="EndNoteBibliography"/>
        <w:spacing w:after="0"/>
        <w:ind w:left="720" w:hanging="720"/>
      </w:pPr>
      <w:r>
        <w:t xml:space="preserve">Serengil, S. I., &amp; Ozpinar, A. 2020. </w:t>
      </w:r>
      <w:r>
        <w:rPr>
          <w:b/>
          <w:i/>
        </w:rPr>
        <w:t>Lightface: A hybrid deep face recognition framework</w:t>
      </w:r>
      <w:r>
        <w:t>. Paper presented at the Innovations in Intelligent Systems and Applications Conference (ASYU).</w:t>
      </w:r>
    </w:p>
    <w:p w14:paraId="1EE9D60A" w14:textId="77777777" w:rsidR="00A66F6E" w:rsidRPr="00A66F6E" w:rsidRDefault="00A66F6E" w:rsidP="00A66F6E">
      <w:pPr>
        <w:pStyle w:val="EndNoteBibliography"/>
        <w:spacing w:after="0"/>
        <w:ind w:left="720" w:hanging="720"/>
      </w:pPr>
      <w:r>
        <w:t xml:space="preserve">Serengil, S. I., &amp; Ozpinar, A. 2021. </w:t>
      </w:r>
      <w:r>
        <w:rPr>
          <w:b/>
          <w:i/>
        </w:rPr>
        <w:t>Hyperextended lightface: A facial attribute analysis framework</w:t>
      </w:r>
      <w:r>
        <w:t>. Paper presented at the International Conference on Engineering and Emerging Technologies (ICEET).</w:t>
      </w:r>
    </w:p>
    <w:p w14:paraId="1F7EF888" w14:textId="77777777" w:rsidR="00A66F6E" w:rsidRPr="00A66F6E" w:rsidRDefault="00A66F6E" w:rsidP="00A66F6E">
      <w:pPr>
        <w:pStyle w:val="EndNoteBibliography"/>
        <w:spacing w:after="0"/>
        <w:ind w:left="720" w:hanging="720"/>
      </w:pPr>
      <w:r>
        <w:t xml:space="preserve">Simmons, J. P., Nelson, L. D., &amp; Simonsohn, U. 2011. False-positive psychology: Undisclosed flexibility in data collection and analysis allows presenting anything as </w:t>
      </w:r>
      <w:r>
        <w:lastRenderedPageBreak/>
        <w:t xml:space="preserve">significant. </w:t>
      </w:r>
      <w:r>
        <w:rPr>
          <w:b/>
          <w:i/>
        </w:rPr>
        <w:t>Psychological science</w:t>
      </w:r>
      <w:r>
        <w:t>, 22(11): 1359–1366.</w:t>
      </w:r>
    </w:p>
    <w:p w14:paraId="28BD93EE" w14:textId="77777777" w:rsidR="00A66F6E" w:rsidRPr="00A66F6E" w:rsidRDefault="00A66F6E" w:rsidP="00A66F6E">
      <w:pPr>
        <w:pStyle w:val="EndNoteBibliography"/>
        <w:spacing w:after="0"/>
        <w:ind w:left="720" w:hanging="720"/>
      </w:pPr>
      <w:r>
        <w:t xml:space="preserve">Simon, H. A. 1962. The architecture of complexity. </w:t>
      </w:r>
      <w:r>
        <w:rPr>
          <w:b/>
          <w:i/>
        </w:rPr>
        <w:t>Proceedings of the American Philosophical Society</w:t>
      </w:r>
      <w:r>
        <w:t>, 106(1): 467–482.</w:t>
      </w:r>
    </w:p>
    <w:p w14:paraId="4CBE7104" w14:textId="77777777" w:rsidR="00A66F6E" w:rsidRPr="00A66F6E" w:rsidRDefault="00A66F6E" w:rsidP="00A66F6E">
      <w:pPr>
        <w:pStyle w:val="EndNoteBibliography"/>
        <w:spacing w:after="0"/>
        <w:ind w:left="720" w:hanging="720"/>
      </w:pPr>
      <w:r>
        <w:t xml:space="preserve">Simon, H. A. 1996. </w:t>
      </w:r>
      <w:r>
        <w:rPr>
          <w:b/>
          <w:i/>
        </w:rPr>
        <w:t>The Sciences of the Artificial</w:t>
      </w:r>
      <w:r>
        <w:t>. Boston (MA): MIT press.</w:t>
      </w:r>
    </w:p>
    <w:p w14:paraId="1F0ED8BA" w14:textId="77777777" w:rsidR="00A66F6E" w:rsidRPr="00A66F6E" w:rsidRDefault="00A66F6E" w:rsidP="00A66F6E">
      <w:pPr>
        <w:pStyle w:val="EndNoteBibliography"/>
        <w:spacing w:after="0"/>
        <w:ind w:left="720" w:hanging="720"/>
      </w:pPr>
      <w:r>
        <w:t xml:space="preserve">Soto‐Simeone, A., Sirén, C., &amp; Antretter, T. 2020. New venture survival: A review and extension. </w:t>
      </w:r>
      <w:r>
        <w:rPr>
          <w:b/>
          <w:i/>
        </w:rPr>
        <w:t>International Journal of Management Reviews</w:t>
      </w:r>
      <w:r>
        <w:t>, 22(4): 378–407.</w:t>
      </w:r>
    </w:p>
    <w:p w14:paraId="7DE86206" w14:textId="77777777" w:rsidR="00A66F6E" w:rsidRPr="009F3E2E" w:rsidRDefault="00A66F6E" w:rsidP="00A66F6E">
      <w:pPr>
        <w:pStyle w:val="EndNoteBibliography"/>
        <w:spacing w:after="0"/>
        <w:ind w:left="720" w:hanging="720"/>
        <w:rPr>
          <w:lang w:val="fr-CH"/>
        </w:rPr>
      </w:pPr>
      <w:r>
        <w:t xml:space="preserve">Steegen, S., Tuerlinckx, F., Gelman, A., &amp; Vanpaemel, W. 2016. Increasing transparency through a multiverse analysis. </w:t>
      </w:r>
      <w:r w:rsidRPr="009F3E2E">
        <w:rPr>
          <w:b/>
          <w:i/>
          <w:lang w:val="fr-CH"/>
        </w:rPr>
        <w:t>Perspectives on Psychological Science</w:t>
      </w:r>
      <w:r w:rsidRPr="009F3E2E">
        <w:rPr>
          <w:lang w:val="fr-CH"/>
        </w:rPr>
        <w:t>, 11(5): 702–712.</w:t>
      </w:r>
    </w:p>
    <w:p w14:paraId="062CD9F6" w14:textId="77777777" w:rsidR="00A66F6E" w:rsidRPr="00A66F6E" w:rsidRDefault="00A66F6E" w:rsidP="00A66F6E">
      <w:pPr>
        <w:pStyle w:val="EndNoteBibliography"/>
        <w:spacing w:after="0"/>
        <w:ind w:left="720" w:hanging="720"/>
      </w:pPr>
      <w:r w:rsidRPr="009F3E2E">
        <w:rPr>
          <w:lang w:val="fr-CH"/>
        </w:rPr>
        <w:t xml:space="preserve">Tenenbaum, J. B., Griffiths, T. L., &amp; Kemp, C. 2006. </w:t>
      </w:r>
      <w:r>
        <w:t xml:space="preserve">Theory-based Bayesian models of inductive learning and reasoning. </w:t>
      </w:r>
      <w:r>
        <w:rPr>
          <w:b/>
          <w:i/>
        </w:rPr>
        <w:t>Trends in Cognitive Sciences</w:t>
      </w:r>
      <w:r>
        <w:t>, 10(7): 309–318.</w:t>
      </w:r>
    </w:p>
    <w:p w14:paraId="7EF5D771" w14:textId="77777777" w:rsidR="00A66F6E" w:rsidRPr="00A66F6E" w:rsidRDefault="00A66F6E" w:rsidP="00A66F6E">
      <w:pPr>
        <w:pStyle w:val="EndNoteBibliography"/>
        <w:spacing w:after="0"/>
        <w:ind w:left="720" w:hanging="720"/>
      </w:pPr>
      <w:r>
        <w:t xml:space="preserve">Tenenbaum, J. B., Kemp, C., Griffiths, T. L., &amp; Goodman, N. D. 2011. How to grow a mind: Statistics, structure, and abstraction. </w:t>
      </w:r>
      <w:r>
        <w:rPr>
          <w:b/>
          <w:i/>
        </w:rPr>
        <w:t>Science</w:t>
      </w:r>
      <w:r>
        <w:t>, 331(6022): 1279–1285.</w:t>
      </w:r>
    </w:p>
    <w:p w14:paraId="001CBB2D" w14:textId="77777777" w:rsidR="00A66F6E" w:rsidRPr="00A66F6E" w:rsidRDefault="00A66F6E" w:rsidP="00A66F6E">
      <w:pPr>
        <w:pStyle w:val="EndNoteBibliography"/>
        <w:spacing w:after="0"/>
        <w:ind w:left="720" w:hanging="720"/>
      </w:pPr>
      <w:r>
        <w:t xml:space="preserve">Van den Steen, E. 2017. A formal theory of strategy. </w:t>
      </w:r>
      <w:r>
        <w:rPr>
          <w:b/>
          <w:i/>
        </w:rPr>
        <w:t>Management Science</w:t>
      </w:r>
      <w:r>
        <w:t>, 63(8): 2616–2636.</w:t>
      </w:r>
    </w:p>
    <w:p w14:paraId="1293BF40" w14:textId="77777777" w:rsidR="00A66F6E" w:rsidRPr="00A66F6E" w:rsidRDefault="00A66F6E" w:rsidP="00A66F6E">
      <w:pPr>
        <w:pStyle w:val="EndNoteBibliography"/>
        <w:spacing w:after="0"/>
        <w:ind w:left="720" w:hanging="720"/>
      </w:pPr>
      <w:r>
        <w:t xml:space="preserve">Wennberg, K., Delmar, F., &amp; McKelvie, A. 2016. Variable risk preferences in new firm growth and survival. </w:t>
      </w:r>
      <w:r>
        <w:rPr>
          <w:b/>
          <w:i/>
        </w:rPr>
        <w:t>Journal of Business Venturing</w:t>
      </w:r>
      <w:r>
        <w:t>, 31(4): 408–427.</w:t>
      </w:r>
    </w:p>
    <w:p w14:paraId="70189E03" w14:textId="77777777" w:rsidR="00A66F6E" w:rsidRPr="00A66F6E" w:rsidRDefault="00A66F6E" w:rsidP="00A66F6E">
      <w:pPr>
        <w:pStyle w:val="EndNoteBibliography"/>
        <w:spacing w:after="0"/>
        <w:ind w:left="720" w:hanging="720"/>
      </w:pPr>
      <w:r>
        <w:t xml:space="preserve">Wennberg, K., &amp; Lindqvist, G. 2010. The effect of clusters on the survival and performance of new firms. </w:t>
      </w:r>
      <w:r>
        <w:rPr>
          <w:b/>
          <w:i/>
        </w:rPr>
        <w:t>Small Business Economics</w:t>
      </w:r>
      <w:r>
        <w:t>, 34(3): 221–241.</w:t>
      </w:r>
    </w:p>
    <w:p w14:paraId="39C691B1" w14:textId="77777777" w:rsidR="00A66F6E" w:rsidRPr="00A66F6E" w:rsidRDefault="00A66F6E" w:rsidP="00A66F6E">
      <w:pPr>
        <w:pStyle w:val="EndNoteBibliography"/>
        <w:spacing w:after="0"/>
        <w:ind w:left="720" w:hanging="720"/>
      </w:pPr>
      <w:r>
        <w:t xml:space="preserve">Wesemann, H., &amp; Antretter, T. 2022. The internationalization of business angel networks: do syndicates increase cross-border investment returns? </w:t>
      </w:r>
      <w:r>
        <w:rPr>
          <w:b/>
          <w:i/>
        </w:rPr>
        <w:t>Venture Capital</w:t>
      </w:r>
      <w:r>
        <w:t>, 25(4): 487–514.</w:t>
      </w:r>
    </w:p>
    <w:p w14:paraId="75B76E32" w14:textId="77777777" w:rsidR="00A66F6E" w:rsidRPr="00A66F6E" w:rsidRDefault="00A66F6E" w:rsidP="00A66F6E">
      <w:pPr>
        <w:pStyle w:val="EndNoteBibliography"/>
        <w:spacing w:after="0"/>
        <w:ind w:left="720" w:hanging="720"/>
      </w:pPr>
      <w:r>
        <w:t xml:space="preserve">Whetten, D. A. 1989. What Constitutes a Theoretical Contribution? </w:t>
      </w:r>
      <w:r>
        <w:rPr>
          <w:b/>
          <w:i/>
        </w:rPr>
        <w:t>Academy of Management Review</w:t>
      </w:r>
      <w:r>
        <w:t>, 14(4): 490–495.</w:t>
      </w:r>
    </w:p>
    <w:p w14:paraId="46857D63" w14:textId="77777777" w:rsidR="00A66F6E" w:rsidRPr="00A66F6E" w:rsidRDefault="00A66F6E" w:rsidP="00A66F6E">
      <w:pPr>
        <w:pStyle w:val="EndNoteBibliography"/>
        <w:spacing w:after="0"/>
        <w:ind w:left="720" w:hanging="720"/>
      </w:pPr>
      <w:r>
        <w:t xml:space="preserve">Wiklund, J., Baker, T., &amp; Shepherd, D. 2010. The age-effect of financial indicators as buffers against the liability of newness. </w:t>
      </w:r>
      <w:r>
        <w:rPr>
          <w:b/>
          <w:i/>
        </w:rPr>
        <w:t>Journal of Business Venturing</w:t>
      </w:r>
      <w:r>
        <w:t>, 25(4): 423–437.</w:t>
      </w:r>
    </w:p>
    <w:p w14:paraId="656C4FCE" w14:textId="77777777" w:rsidR="00A66F6E" w:rsidRPr="00A66F6E" w:rsidRDefault="00A66F6E" w:rsidP="00A66F6E">
      <w:pPr>
        <w:pStyle w:val="EndNoteBibliography"/>
        <w:spacing w:after="0"/>
        <w:ind w:left="720" w:hanging="720"/>
      </w:pPr>
      <w:r>
        <w:t xml:space="preserve">Wry, T., Lounsbury, M., &amp; Jennings, P. D. 2014. Hybrid vigor: Securing venture capital by spanning categories in nanotechnology. </w:t>
      </w:r>
      <w:r>
        <w:rPr>
          <w:b/>
          <w:i/>
        </w:rPr>
        <w:t>Academy of Management Journal</w:t>
      </w:r>
      <w:r>
        <w:t>, 57(5): 1309–1333.</w:t>
      </w:r>
    </w:p>
    <w:p w14:paraId="5249B399" w14:textId="77777777" w:rsidR="00A66F6E" w:rsidRPr="009F3E2E" w:rsidRDefault="00A66F6E" w:rsidP="00A66F6E">
      <w:pPr>
        <w:pStyle w:val="EndNoteBibliography"/>
        <w:spacing w:after="0"/>
        <w:ind w:left="720" w:hanging="720"/>
        <w:rPr>
          <w:lang w:val="fr-CH"/>
        </w:rPr>
      </w:pPr>
      <w:r>
        <w:t xml:space="preserve">Yayavaram, S., &amp; Ahuja, G. 2008. Decomposability in knowledge structures and its impact on the usefulness of inventions and knowledge-base malleability. </w:t>
      </w:r>
      <w:r w:rsidRPr="009F3E2E">
        <w:rPr>
          <w:b/>
          <w:i/>
          <w:lang w:val="fr-CH"/>
        </w:rPr>
        <w:t>Administrative Science Quarterly</w:t>
      </w:r>
      <w:r w:rsidRPr="009F3E2E">
        <w:rPr>
          <w:lang w:val="fr-CH"/>
        </w:rPr>
        <w:t>, 53(2): 333–362.</w:t>
      </w:r>
    </w:p>
    <w:p w14:paraId="5A938C62" w14:textId="77777777" w:rsidR="00A66F6E" w:rsidRPr="00A66F6E" w:rsidRDefault="00A66F6E" w:rsidP="00A66F6E">
      <w:pPr>
        <w:pStyle w:val="EndNoteBibliography"/>
        <w:ind w:left="720" w:hanging="720"/>
      </w:pPr>
      <w:r w:rsidRPr="009F3E2E">
        <w:rPr>
          <w:lang w:val="fr-CH"/>
        </w:rPr>
        <w:t xml:space="preserve">Yue, Q., Newton, A. T., &amp; Marois, R. 2025. </w:t>
      </w:r>
      <w:r>
        <w:t xml:space="preserve">Ultrafast fMRI reveals serial queuing of information processing during multitasking in the human brain. </w:t>
      </w:r>
      <w:r>
        <w:rPr>
          <w:b/>
          <w:i/>
        </w:rPr>
        <w:t>Nature Communications</w:t>
      </w:r>
      <w:r>
        <w:t>, 16(1): 3057.</w:t>
      </w:r>
    </w:p>
    <w:p w14:paraId="70456309" w14:textId="707BDB28" w:rsidR="007D53F7" w:rsidRPr="00AC508C" w:rsidRDefault="007D53F7" w:rsidP="00103183">
      <w:pPr>
        <w:pStyle w:val="StandardohneAbstand"/>
        <w:rPr>
          <w:rFonts w:cs="Times New Roman"/>
          <w:lang w:val="en-US"/>
        </w:rPr>
      </w:pPr>
      <w:r>
        <w:rPr>
          <w:rFonts w:cs="Times New Roman"/>
          <w:lang w:val="en-US"/>
        </w:rPr>
        <w:fldChar w:fldCharType="end"/>
      </w:r>
    </w:p>
    <w:sectPr w:rsidR="007D53F7" w:rsidRPr="00AC508C" w:rsidSect="008E197B">
      <w:pgSz w:w="11906" w:h="16838" w:code="9"/>
      <w:pgMar w:top="1134" w:right="1134" w:bottom="1134" w:left="1644" w:header="652" w:footer="652"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Antretter, Torben" w:date="2026-08-21T17:45:00Z" w:initials="AT">
    <w:p w14:paraId="6371FE5A" w14:textId="77777777" w:rsidR="00723CC8" w:rsidRDefault="00723CC8" w:rsidP="00723CC8">
      <w:r>
        <w:rPr>
          <w:rStyle w:val="Kommentarzeichen"/>
        </w:rPr>
        <w:annotationRef/>
      </w:r>
      <w:r>
        <w:rPr>
          <w:sz w:val="20"/>
        </w:rPr>
        <w:t>Add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371FE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DC5CC71" w16cex:dateUtc="2026-08-21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371FE5A" w16cid:durableId="2DC5C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1F2988" w14:textId="77777777" w:rsidR="00F51E51" w:rsidRDefault="00F51E51" w:rsidP="008B3FFB">
      <w:r>
        <w:separator/>
      </w:r>
    </w:p>
    <w:p w14:paraId="2288F0F8" w14:textId="77777777" w:rsidR="00F51E51" w:rsidRDefault="00F51E51"/>
  </w:endnote>
  <w:endnote w:type="continuationSeparator" w:id="0">
    <w:p w14:paraId="2ABF6055" w14:textId="77777777" w:rsidR="00F51E51" w:rsidRDefault="00F51E51" w:rsidP="008B3FFB">
      <w:r>
        <w:continuationSeparator/>
      </w:r>
    </w:p>
    <w:p w14:paraId="0ADF64E3" w14:textId="77777777" w:rsidR="00F51E51" w:rsidRDefault="00F51E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ill Sans Nova Light">
    <w:panose1 w:val="020B0302020104020203"/>
    <w:charset w:val="00"/>
    <w:family w:val="swiss"/>
    <w:pitch w:val="variable"/>
    <w:sig w:usb0="80000287" w:usb1="00000002" w:usb2="00000000" w:usb3="00000000" w:csb0="0000009F" w:csb1="00000000"/>
  </w:font>
  <w:font w:name="Gill Sans Nova">
    <w:panose1 w:val="020B0602020104020203"/>
    <w:charset w:val="00"/>
    <w:family w:val="swiss"/>
    <w:pitch w:val="variable"/>
    <w:sig w:usb0="8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TeXGyrePagellaX-Regular">
    <w:altName w:val="Calibri"/>
    <w:panose1 w:val="020B0604020202020204"/>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29841599"/>
      <w:docPartObj>
        <w:docPartGallery w:val="Page Numbers (Bottom of Page)"/>
        <w:docPartUnique/>
      </w:docPartObj>
    </w:sdtPr>
    <w:sdtEndPr>
      <w:rPr>
        <w:rFonts w:ascii="Times New Roman" w:hAnsi="Times New Roman" w:cs="Times New Roman"/>
        <w:sz w:val="22"/>
        <w:szCs w:val="28"/>
      </w:rPr>
    </w:sdtEndPr>
    <w:sdtContent>
      <w:p w14:paraId="0270C5BC" w14:textId="31642731" w:rsidR="00EA7061" w:rsidRPr="00EA7061" w:rsidRDefault="00EA7061">
        <w:pPr>
          <w:pStyle w:val="Fuzeile"/>
          <w:jc w:val="right"/>
          <w:rPr>
            <w:rFonts w:ascii="Times New Roman" w:hAnsi="Times New Roman" w:cs="Times New Roman"/>
            <w:sz w:val="22"/>
            <w:szCs w:val="28"/>
          </w:rPr>
        </w:pPr>
        <w:r w:rsidRPr="00EA7061">
          <w:rPr>
            <w:rFonts w:ascii="Times New Roman" w:hAnsi="Times New Roman" w:cs="Times New Roman"/>
            <w:sz w:val="22"/>
            <w:szCs w:val="28"/>
          </w:rPr>
          <w:fldChar w:fldCharType="begin"/>
        </w:r>
        <w:r w:rsidRPr="00EA7061">
          <w:rPr>
            <w:rFonts w:ascii="Times New Roman" w:hAnsi="Times New Roman" w:cs="Times New Roman"/>
            <w:sz w:val="22"/>
            <w:szCs w:val="28"/>
          </w:rPr>
          <w:instrText>PAGE   \* MERGEFORMAT</w:instrText>
        </w:r>
        <w:r w:rsidRPr="00EA7061">
          <w:rPr>
            <w:rFonts w:ascii="Times New Roman" w:hAnsi="Times New Roman" w:cs="Times New Roman"/>
            <w:sz w:val="22"/>
            <w:szCs w:val="28"/>
          </w:rPr>
          <w:fldChar w:fldCharType="separate"/>
        </w:r>
        <w:r w:rsidRPr="00EA7061">
          <w:rPr>
            <w:rFonts w:ascii="Times New Roman" w:hAnsi="Times New Roman" w:cs="Times New Roman"/>
            <w:sz w:val="22"/>
            <w:szCs w:val="28"/>
            <w:lang w:val="de-DE"/>
          </w:rPr>
          <w:t>2</w:t>
        </w:r>
        <w:r w:rsidRPr="00EA7061">
          <w:rPr>
            <w:rFonts w:ascii="Times New Roman" w:hAnsi="Times New Roman" w:cs="Times New Roman"/>
            <w:sz w:val="22"/>
            <w:szCs w:val="28"/>
          </w:rPr>
          <w:fldChar w:fldCharType="end"/>
        </w:r>
      </w:p>
    </w:sdtContent>
  </w:sdt>
  <w:p w14:paraId="28D2D57F" w14:textId="77777777" w:rsidR="00EA7061" w:rsidRDefault="00EA706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091CE3" w14:textId="77777777" w:rsidR="00F51E51" w:rsidRDefault="00F51E51" w:rsidP="008B3FFB">
      <w:r>
        <w:separator/>
      </w:r>
    </w:p>
    <w:p w14:paraId="65A61D55" w14:textId="77777777" w:rsidR="00F51E51" w:rsidRDefault="00F51E51"/>
  </w:footnote>
  <w:footnote w:type="continuationSeparator" w:id="0">
    <w:p w14:paraId="5ADD4A58" w14:textId="77777777" w:rsidR="00F51E51" w:rsidRDefault="00F51E51" w:rsidP="008B3FFB">
      <w:r>
        <w:continuationSeparator/>
      </w:r>
    </w:p>
    <w:p w14:paraId="7679F2A0" w14:textId="77777777" w:rsidR="00F51E51" w:rsidRDefault="00F51E51"/>
  </w:footnote>
  <w:footnote w:id="1">
    <w:p w14:paraId="3F538179" w14:textId="77777777" w:rsidR="00C23701" w:rsidRPr="00D82740" w:rsidRDefault="00C23701" w:rsidP="00C23701">
      <w:pPr>
        <w:pStyle w:val="Funotentext"/>
        <w:spacing w:line="240" w:lineRule="auto"/>
        <w:ind w:firstLine="0"/>
        <w:rPr>
          <w:sz w:val="18"/>
          <w:szCs w:val="18"/>
        </w:rPr>
      </w:pPr>
      <w:r w:rsidRPr="00D82740">
        <w:rPr>
          <w:rStyle w:val="Funotenzeichen"/>
          <w:sz w:val="20"/>
          <w:szCs w:val="16"/>
          <w:lang w:val="en-US"/>
        </w:rPr>
        <w:footnoteRef/>
      </w:r>
      <w:r w:rsidRPr="00D82740">
        <w:rPr>
          <w:sz w:val="20"/>
          <w:szCs w:val="16"/>
        </w:rPr>
        <w:t xml:space="preserve"> Entrepreneurial practice has its own jargon for the essential premises underlying a</w:t>
      </w:r>
      <w:r>
        <w:rPr>
          <w:sz w:val="20"/>
          <w:szCs w:val="16"/>
        </w:rPr>
        <w:t>n</w:t>
      </w:r>
      <w:r w:rsidRPr="00D82740">
        <w:rPr>
          <w:sz w:val="20"/>
          <w:szCs w:val="16"/>
        </w:rPr>
        <w:t xml:space="preserve"> entrepreneurial theory, such as </w:t>
      </w:r>
      <w:r w:rsidRPr="00D82740">
        <w:rPr>
          <w:sz w:val="20"/>
        </w:rPr>
        <w:t xml:space="preserve">“success factors,” “must-win battles,” “mission-critical tasks,” “vital fews,” </w:t>
      </w:r>
      <w:r>
        <w:rPr>
          <w:sz w:val="20"/>
        </w:rPr>
        <w:t>and</w:t>
      </w:r>
      <w:r w:rsidRPr="00D82740">
        <w:rPr>
          <w:sz w:val="20"/>
        </w:rPr>
        <w:t xml:space="preserve"> “first principles.”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D2389E"/>
    <w:multiLevelType w:val="multilevel"/>
    <w:tmpl w:val="655A99DC"/>
    <w:styleLink w:val="UNISGAufzhlung"/>
    <w:lvl w:ilvl="0">
      <w:start w:val="1"/>
      <w:numFmt w:val="bullet"/>
      <w:pStyle w:val="Aufzhlung"/>
      <w:lvlText w:val="–"/>
      <w:lvlJc w:val="left"/>
      <w:pPr>
        <w:ind w:left="227" w:hanging="227"/>
      </w:pPr>
      <w:rPr>
        <w:rFonts w:ascii="Calibri" w:hAnsi="Calibri" w:hint="default"/>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rPr>
    </w:lvl>
    <w:lvl w:ilvl="3">
      <w:start w:val="1"/>
      <w:numFmt w:val="bullet"/>
      <w:lvlText w:val="–"/>
      <w:lvlJc w:val="left"/>
      <w:pPr>
        <w:ind w:left="908" w:hanging="227"/>
      </w:pPr>
      <w:rPr>
        <w:rFonts w:ascii="Calibri" w:hAnsi="Calibri" w:hint="default"/>
      </w:rPr>
    </w:lvl>
    <w:lvl w:ilvl="4">
      <w:start w:val="1"/>
      <w:numFmt w:val="bullet"/>
      <w:lvlText w:val="–"/>
      <w:lvlJc w:val="left"/>
      <w:pPr>
        <w:ind w:left="1135" w:hanging="227"/>
      </w:pPr>
      <w:rPr>
        <w:rFonts w:ascii="Calibri" w:hAnsi="Calibri" w:hint="default"/>
      </w:rPr>
    </w:lvl>
    <w:lvl w:ilvl="5">
      <w:start w:val="1"/>
      <w:numFmt w:val="bullet"/>
      <w:lvlText w:val="–"/>
      <w:lvlJc w:val="left"/>
      <w:pPr>
        <w:ind w:left="1362" w:hanging="227"/>
      </w:pPr>
      <w:rPr>
        <w:rFonts w:ascii="Calibri" w:hAnsi="Calibri" w:hint="default"/>
      </w:rPr>
    </w:lvl>
    <w:lvl w:ilvl="6">
      <w:start w:val="1"/>
      <w:numFmt w:val="bullet"/>
      <w:lvlText w:val="–"/>
      <w:lvlJc w:val="left"/>
      <w:pPr>
        <w:ind w:left="1589" w:hanging="227"/>
      </w:pPr>
      <w:rPr>
        <w:rFonts w:ascii="Calibri" w:hAnsi="Calibri" w:hint="default"/>
      </w:rPr>
    </w:lvl>
    <w:lvl w:ilvl="7">
      <w:start w:val="1"/>
      <w:numFmt w:val="bullet"/>
      <w:lvlText w:val="–"/>
      <w:lvlJc w:val="left"/>
      <w:pPr>
        <w:ind w:left="1816" w:hanging="227"/>
      </w:pPr>
      <w:rPr>
        <w:rFonts w:ascii="Calibri" w:hAnsi="Calibri" w:hint="default"/>
      </w:rPr>
    </w:lvl>
    <w:lvl w:ilvl="8">
      <w:start w:val="1"/>
      <w:numFmt w:val="bullet"/>
      <w:lvlText w:val="–"/>
      <w:lvlJc w:val="left"/>
      <w:pPr>
        <w:ind w:left="2043" w:hanging="227"/>
      </w:pPr>
      <w:rPr>
        <w:rFonts w:ascii="Calibri" w:hAnsi="Calibri" w:hint="default"/>
      </w:rPr>
    </w:lvl>
  </w:abstractNum>
  <w:abstractNum w:abstractNumId="1" w15:restartNumberingAfterBreak="0">
    <w:nsid w:val="0DD66A1B"/>
    <w:multiLevelType w:val="hybridMultilevel"/>
    <w:tmpl w:val="EAEC1232"/>
    <w:lvl w:ilvl="0" w:tplc="8140EA1C">
      <w:start w:val="3"/>
      <w:numFmt w:val="decimal"/>
      <w:lvlText w:val="(%1)"/>
      <w:lvlJc w:val="left"/>
      <w:pPr>
        <w:ind w:left="1211" w:hanging="360"/>
      </w:pPr>
      <w:rPr>
        <w:rFonts w:hint="default"/>
      </w:rPr>
    </w:lvl>
    <w:lvl w:ilvl="1" w:tplc="04070019" w:tentative="1">
      <w:start w:val="1"/>
      <w:numFmt w:val="lowerLetter"/>
      <w:lvlText w:val="%2."/>
      <w:lvlJc w:val="left"/>
      <w:pPr>
        <w:ind w:left="1931" w:hanging="360"/>
      </w:pPr>
    </w:lvl>
    <w:lvl w:ilvl="2" w:tplc="0407001B" w:tentative="1">
      <w:start w:val="1"/>
      <w:numFmt w:val="lowerRoman"/>
      <w:lvlText w:val="%3."/>
      <w:lvlJc w:val="right"/>
      <w:pPr>
        <w:ind w:left="2651" w:hanging="180"/>
      </w:pPr>
    </w:lvl>
    <w:lvl w:ilvl="3" w:tplc="0407000F" w:tentative="1">
      <w:start w:val="1"/>
      <w:numFmt w:val="decimal"/>
      <w:lvlText w:val="%4."/>
      <w:lvlJc w:val="left"/>
      <w:pPr>
        <w:ind w:left="3371" w:hanging="360"/>
      </w:pPr>
    </w:lvl>
    <w:lvl w:ilvl="4" w:tplc="04070019" w:tentative="1">
      <w:start w:val="1"/>
      <w:numFmt w:val="lowerLetter"/>
      <w:lvlText w:val="%5."/>
      <w:lvlJc w:val="left"/>
      <w:pPr>
        <w:ind w:left="4091" w:hanging="360"/>
      </w:pPr>
    </w:lvl>
    <w:lvl w:ilvl="5" w:tplc="0407001B" w:tentative="1">
      <w:start w:val="1"/>
      <w:numFmt w:val="lowerRoman"/>
      <w:lvlText w:val="%6."/>
      <w:lvlJc w:val="right"/>
      <w:pPr>
        <w:ind w:left="4811" w:hanging="180"/>
      </w:pPr>
    </w:lvl>
    <w:lvl w:ilvl="6" w:tplc="0407000F" w:tentative="1">
      <w:start w:val="1"/>
      <w:numFmt w:val="decimal"/>
      <w:lvlText w:val="%7."/>
      <w:lvlJc w:val="left"/>
      <w:pPr>
        <w:ind w:left="5531" w:hanging="360"/>
      </w:pPr>
    </w:lvl>
    <w:lvl w:ilvl="7" w:tplc="04070019" w:tentative="1">
      <w:start w:val="1"/>
      <w:numFmt w:val="lowerLetter"/>
      <w:lvlText w:val="%8."/>
      <w:lvlJc w:val="left"/>
      <w:pPr>
        <w:ind w:left="6251" w:hanging="360"/>
      </w:pPr>
    </w:lvl>
    <w:lvl w:ilvl="8" w:tplc="0407001B" w:tentative="1">
      <w:start w:val="1"/>
      <w:numFmt w:val="lowerRoman"/>
      <w:lvlText w:val="%9."/>
      <w:lvlJc w:val="right"/>
      <w:pPr>
        <w:ind w:left="6971" w:hanging="180"/>
      </w:pPr>
    </w:lvl>
  </w:abstractNum>
  <w:abstractNum w:abstractNumId="2" w15:restartNumberingAfterBreak="0">
    <w:nsid w:val="107E5A62"/>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11B741D"/>
    <w:multiLevelType w:val="multilevel"/>
    <w:tmpl w:val="8AB6D012"/>
    <w:lvl w:ilvl="0">
      <w:start w:val="1"/>
      <w:numFmt w:val="decimal"/>
      <w:lvlText w:val="%1."/>
      <w:lvlJc w:val="left"/>
      <w:pPr>
        <w:ind w:left="360" w:hanging="360"/>
      </w:pPr>
      <w:rPr>
        <w:rFonts w:hint="default"/>
      </w:rPr>
    </w:lvl>
    <w:lvl w:ilvl="1">
      <w:start w:val="1"/>
      <w:numFmt w:val="decimal"/>
      <w:lvlRestart w:val="0"/>
      <w:lvlText w:val="%2"/>
      <w:lvlJc w:val="left"/>
      <w:pPr>
        <w:ind w:left="754" w:hanging="754"/>
      </w:pPr>
      <w:rPr>
        <w:rFonts w:hint="default"/>
      </w:rPr>
    </w:lvl>
    <w:lvl w:ilvl="2">
      <w:start w:val="1"/>
      <w:numFmt w:val="decimal"/>
      <w:lvlText w:val="%2.%3"/>
      <w:lvlJc w:val="left"/>
      <w:pPr>
        <w:ind w:left="777" w:hanging="777"/>
      </w:pPr>
      <w:rPr>
        <w:rFonts w:hint="default"/>
      </w:rPr>
    </w:lvl>
    <w:lvl w:ilvl="3">
      <w:start w:val="1"/>
      <w:numFmt w:val="decimal"/>
      <w:lvlText w:val="%2.%3.%4"/>
      <w:lvlJc w:val="left"/>
      <w:pPr>
        <w:ind w:left="800" w:hanging="800"/>
      </w:pPr>
      <w:rPr>
        <w:rFonts w:hint="default"/>
      </w:rPr>
    </w:lvl>
    <w:lvl w:ilvl="4">
      <w:start w:val="1"/>
      <w:numFmt w:val="decimal"/>
      <w:lvlText w:val="%2.%3.%4.%5"/>
      <w:lvlJc w:val="left"/>
      <w:pPr>
        <w:ind w:left="800" w:hanging="800"/>
      </w:pPr>
      <w:rPr>
        <w:rFonts w:hint="default"/>
      </w:rPr>
    </w:lvl>
    <w:lvl w:ilvl="5">
      <w:start w:val="1"/>
      <w:numFmt w:val="none"/>
      <w:lvlText w:val=""/>
      <w:lvlJc w:val="left"/>
      <w:pPr>
        <w:ind w:left="800" w:hanging="800"/>
      </w:pPr>
      <w:rPr>
        <w:rFonts w:hint="default"/>
      </w:rPr>
    </w:lvl>
    <w:lvl w:ilvl="6">
      <w:start w:val="1"/>
      <w:numFmt w:val="none"/>
      <w:lvlText w:val=""/>
      <w:lvlJc w:val="left"/>
      <w:pPr>
        <w:ind w:left="800" w:hanging="800"/>
      </w:pPr>
      <w:rPr>
        <w:rFonts w:hint="default"/>
      </w:rPr>
    </w:lvl>
    <w:lvl w:ilvl="7">
      <w:start w:val="1"/>
      <w:numFmt w:val="none"/>
      <w:lvlText w:val=""/>
      <w:lvlJc w:val="left"/>
      <w:pPr>
        <w:ind w:left="800" w:hanging="800"/>
      </w:pPr>
      <w:rPr>
        <w:rFonts w:hint="default"/>
      </w:rPr>
    </w:lvl>
    <w:lvl w:ilvl="8">
      <w:start w:val="1"/>
      <w:numFmt w:val="none"/>
      <w:lvlText w:val=""/>
      <w:lvlJc w:val="left"/>
      <w:pPr>
        <w:ind w:left="800" w:hanging="800"/>
      </w:pPr>
      <w:rPr>
        <w:rFonts w:hint="default"/>
      </w:rPr>
    </w:lvl>
  </w:abstractNum>
  <w:abstractNum w:abstractNumId="4" w15:restartNumberingAfterBreak="0">
    <w:nsid w:val="19D12C0B"/>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5" w15:restartNumberingAfterBreak="0">
    <w:nsid w:val="2B6F7496"/>
    <w:multiLevelType w:val="multilevel"/>
    <w:tmpl w:val="ED6C06BA"/>
    <w:lvl w:ilvl="0">
      <w:start w:val="1"/>
      <w:numFmt w:val="decimal"/>
      <w:lvlText w:val="%1."/>
      <w:lvlJc w:val="left"/>
      <w:pPr>
        <w:ind w:left="720" w:hanging="360"/>
      </w:pPr>
      <w:rPr>
        <w:rFonts w:hint="default"/>
        <w:b/>
        <w:bCs/>
        <w:sz w:val="24"/>
        <w:szCs w:val="22"/>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E417DAE"/>
    <w:multiLevelType w:val="multilevel"/>
    <w:tmpl w:val="DDB4008C"/>
    <w:styleLink w:val="UNISGNummerierung"/>
    <w:lvl w:ilvl="0">
      <w:start w:val="1"/>
      <w:numFmt w:val="decimal"/>
      <w:pStyle w:val="Nummerierung"/>
      <w:lvlText w:val="%1."/>
      <w:lvlJc w:val="left"/>
      <w:pPr>
        <w:ind w:left="340" w:hanging="340"/>
      </w:pPr>
      <w:rPr>
        <w:rFonts w:hint="default"/>
      </w:rPr>
    </w:lvl>
    <w:lvl w:ilvl="1">
      <w:start w:val="1"/>
      <w:numFmt w:val="decimal"/>
      <w:lvlText w:val="%1.%2."/>
      <w:lvlJc w:val="left"/>
      <w:pPr>
        <w:ind w:left="964" w:hanging="624"/>
      </w:pPr>
      <w:rPr>
        <w:rFonts w:hint="default"/>
      </w:rPr>
    </w:lvl>
    <w:lvl w:ilvl="2">
      <w:start w:val="1"/>
      <w:numFmt w:val="decimal"/>
      <w:lvlText w:val="%1.%2.%3."/>
      <w:lvlJc w:val="left"/>
      <w:pPr>
        <w:ind w:left="1871" w:hanging="907"/>
      </w:pPr>
      <w:rPr>
        <w:rFonts w:hint="default"/>
      </w:rPr>
    </w:lvl>
    <w:lvl w:ilvl="3">
      <w:start w:val="1"/>
      <w:numFmt w:val="none"/>
      <w:lvlText w:val=""/>
      <w:lvlJc w:val="left"/>
      <w:pPr>
        <w:tabs>
          <w:tab w:val="num" w:pos="1871"/>
        </w:tabs>
        <w:ind w:left="1871" w:firstLine="0"/>
      </w:pPr>
      <w:rPr>
        <w:rFonts w:hint="default"/>
      </w:rPr>
    </w:lvl>
    <w:lvl w:ilvl="4">
      <w:start w:val="1"/>
      <w:numFmt w:val="none"/>
      <w:lvlText w:val=""/>
      <w:lvlJc w:val="left"/>
      <w:pPr>
        <w:tabs>
          <w:tab w:val="num" w:pos="1871"/>
        </w:tabs>
        <w:ind w:left="1871" w:firstLine="0"/>
      </w:pPr>
      <w:rPr>
        <w:rFonts w:hint="default"/>
      </w:rPr>
    </w:lvl>
    <w:lvl w:ilvl="5">
      <w:start w:val="1"/>
      <w:numFmt w:val="none"/>
      <w:lvlText w:val=""/>
      <w:lvlJc w:val="left"/>
      <w:pPr>
        <w:ind w:left="1871" w:firstLine="0"/>
      </w:pPr>
      <w:rPr>
        <w:rFonts w:hint="default"/>
      </w:rPr>
    </w:lvl>
    <w:lvl w:ilvl="6">
      <w:start w:val="1"/>
      <w:numFmt w:val="none"/>
      <w:lvlText w:val=""/>
      <w:lvlJc w:val="left"/>
      <w:pPr>
        <w:ind w:left="1871" w:firstLine="0"/>
      </w:pPr>
      <w:rPr>
        <w:rFonts w:hint="default"/>
      </w:rPr>
    </w:lvl>
    <w:lvl w:ilvl="7">
      <w:start w:val="1"/>
      <w:numFmt w:val="none"/>
      <w:lvlText w:val=""/>
      <w:lvlJc w:val="left"/>
      <w:pPr>
        <w:ind w:left="1871" w:firstLine="0"/>
      </w:pPr>
      <w:rPr>
        <w:rFonts w:hint="default"/>
      </w:rPr>
    </w:lvl>
    <w:lvl w:ilvl="8">
      <w:start w:val="1"/>
      <w:numFmt w:val="none"/>
      <w:lvlText w:val=""/>
      <w:lvlJc w:val="left"/>
      <w:pPr>
        <w:ind w:left="1871" w:firstLine="0"/>
      </w:pPr>
      <w:rPr>
        <w:rFonts w:hint="default"/>
      </w:rPr>
    </w:lvl>
  </w:abstractNum>
  <w:abstractNum w:abstractNumId="7" w15:restartNumberingAfterBreak="0">
    <w:nsid w:val="477229A3"/>
    <w:multiLevelType w:val="multilevel"/>
    <w:tmpl w:val="47BA0C86"/>
    <w:styleLink w:val="UNISGNummerierungberschrift"/>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851" w:hanging="851"/>
      </w:pPr>
      <w:rPr>
        <w:rFonts w:hint="default"/>
      </w:rPr>
    </w:lvl>
    <w:lvl w:ilvl="3">
      <w:start w:val="1"/>
      <w:numFmt w:val="none"/>
      <w:lvlText w:val=""/>
      <w:lvlJc w:val="left"/>
      <w:pPr>
        <w:ind w:left="851" w:hanging="851"/>
      </w:pPr>
      <w:rPr>
        <w:rFonts w:hint="default"/>
      </w:rPr>
    </w:lvl>
    <w:lvl w:ilvl="4">
      <w:start w:val="1"/>
      <w:numFmt w:val="none"/>
      <w:lvlText w:val=""/>
      <w:lvlJc w:val="left"/>
      <w:pPr>
        <w:ind w:left="851" w:hanging="851"/>
      </w:pPr>
      <w:rPr>
        <w:rFonts w:hint="default"/>
      </w:rPr>
    </w:lvl>
    <w:lvl w:ilvl="5">
      <w:start w:val="1"/>
      <w:numFmt w:val="none"/>
      <w:lvlText w:val=""/>
      <w:lvlJc w:val="left"/>
      <w:pPr>
        <w:ind w:left="851" w:hanging="851"/>
      </w:pPr>
      <w:rPr>
        <w:rFonts w:hint="default"/>
      </w:rPr>
    </w:lvl>
    <w:lvl w:ilvl="6">
      <w:start w:val="1"/>
      <w:numFmt w:val="none"/>
      <w:lvlText w:val=""/>
      <w:lvlJc w:val="left"/>
      <w:pPr>
        <w:ind w:left="851" w:hanging="851"/>
      </w:pPr>
      <w:rPr>
        <w:rFonts w:hint="default"/>
      </w:rPr>
    </w:lvl>
    <w:lvl w:ilvl="7">
      <w:start w:val="1"/>
      <w:numFmt w:val="none"/>
      <w:lvlText w:val=""/>
      <w:lvlJc w:val="left"/>
      <w:pPr>
        <w:ind w:left="851" w:hanging="851"/>
      </w:pPr>
      <w:rPr>
        <w:rFonts w:hint="default"/>
      </w:rPr>
    </w:lvl>
    <w:lvl w:ilvl="8">
      <w:start w:val="1"/>
      <w:numFmt w:val="none"/>
      <w:lvlText w:val=""/>
      <w:lvlJc w:val="left"/>
      <w:pPr>
        <w:ind w:left="851" w:hanging="851"/>
      </w:pPr>
      <w:rPr>
        <w:rFonts w:hint="default"/>
      </w:rPr>
    </w:lvl>
  </w:abstractNum>
  <w:abstractNum w:abstractNumId="8" w15:restartNumberingAfterBreak="0">
    <w:nsid w:val="48B32CC8"/>
    <w:multiLevelType w:val="multilevel"/>
    <w:tmpl w:val="68A629A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35A739A"/>
    <w:multiLevelType w:val="multilevel"/>
    <w:tmpl w:val="7174FE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E871DF3"/>
    <w:multiLevelType w:val="hybridMultilevel"/>
    <w:tmpl w:val="15F0154E"/>
    <w:lvl w:ilvl="0" w:tplc="9424AA76">
      <w:start w:val="1"/>
      <w:numFmt w:val="decimal"/>
      <w:lvlText w:val="%1."/>
      <w:lvlJc w:val="left"/>
      <w:pPr>
        <w:ind w:left="1211" w:hanging="360"/>
      </w:pPr>
      <w:rPr>
        <w:rFonts w:hint="default"/>
      </w:rPr>
    </w:lvl>
    <w:lvl w:ilvl="1" w:tplc="08070019" w:tentative="1">
      <w:start w:val="1"/>
      <w:numFmt w:val="lowerLetter"/>
      <w:lvlText w:val="%2."/>
      <w:lvlJc w:val="left"/>
      <w:pPr>
        <w:ind w:left="1931" w:hanging="360"/>
      </w:pPr>
    </w:lvl>
    <w:lvl w:ilvl="2" w:tplc="0807001B" w:tentative="1">
      <w:start w:val="1"/>
      <w:numFmt w:val="lowerRoman"/>
      <w:lvlText w:val="%3."/>
      <w:lvlJc w:val="right"/>
      <w:pPr>
        <w:ind w:left="2651" w:hanging="180"/>
      </w:pPr>
    </w:lvl>
    <w:lvl w:ilvl="3" w:tplc="0807000F" w:tentative="1">
      <w:start w:val="1"/>
      <w:numFmt w:val="decimal"/>
      <w:lvlText w:val="%4."/>
      <w:lvlJc w:val="left"/>
      <w:pPr>
        <w:ind w:left="3371" w:hanging="360"/>
      </w:pPr>
    </w:lvl>
    <w:lvl w:ilvl="4" w:tplc="08070019" w:tentative="1">
      <w:start w:val="1"/>
      <w:numFmt w:val="lowerLetter"/>
      <w:lvlText w:val="%5."/>
      <w:lvlJc w:val="left"/>
      <w:pPr>
        <w:ind w:left="4091" w:hanging="360"/>
      </w:pPr>
    </w:lvl>
    <w:lvl w:ilvl="5" w:tplc="0807001B" w:tentative="1">
      <w:start w:val="1"/>
      <w:numFmt w:val="lowerRoman"/>
      <w:lvlText w:val="%6."/>
      <w:lvlJc w:val="right"/>
      <w:pPr>
        <w:ind w:left="4811" w:hanging="180"/>
      </w:pPr>
    </w:lvl>
    <w:lvl w:ilvl="6" w:tplc="0807000F" w:tentative="1">
      <w:start w:val="1"/>
      <w:numFmt w:val="decimal"/>
      <w:lvlText w:val="%7."/>
      <w:lvlJc w:val="left"/>
      <w:pPr>
        <w:ind w:left="5531" w:hanging="360"/>
      </w:pPr>
    </w:lvl>
    <w:lvl w:ilvl="7" w:tplc="08070019" w:tentative="1">
      <w:start w:val="1"/>
      <w:numFmt w:val="lowerLetter"/>
      <w:lvlText w:val="%8."/>
      <w:lvlJc w:val="left"/>
      <w:pPr>
        <w:ind w:left="6251" w:hanging="360"/>
      </w:pPr>
    </w:lvl>
    <w:lvl w:ilvl="8" w:tplc="0807001B" w:tentative="1">
      <w:start w:val="1"/>
      <w:numFmt w:val="lowerRoman"/>
      <w:lvlText w:val="%9."/>
      <w:lvlJc w:val="right"/>
      <w:pPr>
        <w:ind w:left="6971" w:hanging="180"/>
      </w:pPr>
    </w:lvl>
  </w:abstractNum>
  <w:abstractNum w:abstractNumId="11" w15:restartNumberingAfterBreak="0">
    <w:nsid w:val="604B614F"/>
    <w:multiLevelType w:val="hybridMultilevel"/>
    <w:tmpl w:val="DA58EAE2"/>
    <w:lvl w:ilvl="0" w:tplc="41E2D90C">
      <w:numFmt w:val="bullet"/>
      <w:lvlText w:val="-"/>
      <w:lvlJc w:val="left"/>
      <w:pPr>
        <w:ind w:left="2062" w:hanging="360"/>
      </w:pPr>
      <w:rPr>
        <w:rFonts w:ascii="Times New Roman" w:eastAsiaTheme="minorHAnsi" w:hAnsi="Times New Roman" w:cs="Times New Roman" w:hint="default"/>
      </w:rPr>
    </w:lvl>
    <w:lvl w:ilvl="1" w:tplc="08070003" w:tentative="1">
      <w:start w:val="1"/>
      <w:numFmt w:val="bullet"/>
      <w:lvlText w:val="o"/>
      <w:lvlJc w:val="left"/>
      <w:pPr>
        <w:ind w:left="2291" w:hanging="360"/>
      </w:pPr>
      <w:rPr>
        <w:rFonts w:ascii="Courier New" w:hAnsi="Courier New" w:cs="Courier New" w:hint="default"/>
      </w:rPr>
    </w:lvl>
    <w:lvl w:ilvl="2" w:tplc="08070005" w:tentative="1">
      <w:start w:val="1"/>
      <w:numFmt w:val="bullet"/>
      <w:lvlText w:val=""/>
      <w:lvlJc w:val="left"/>
      <w:pPr>
        <w:ind w:left="3011" w:hanging="360"/>
      </w:pPr>
      <w:rPr>
        <w:rFonts w:ascii="Wingdings" w:hAnsi="Wingdings" w:hint="default"/>
      </w:rPr>
    </w:lvl>
    <w:lvl w:ilvl="3" w:tplc="08070001" w:tentative="1">
      <w:start w:val="1"/>
      <w:numFmt w:val="bullet"/>
      <w:lvlText w:val=""/>
      <w:lvlJc w:val="left"/>
      <w:pPr>
        <w:ind w:left="3731" w:hanging="360"/>
      </w:pPr>
      <w:rPr>
        <w:rFonts w:ascii="Symbol" w:hAnsi="Symbol" w:hint="default"/>
      </w:rPr>
    </w:lvl>
    <w:lvl w:ilvl="4" w:tplc="08070003" w:tentative="1">
      <w:start w:val="1"/>
      <w:numFmt w:val="bullet"/>
      <w:lvlText w:val="o"/>
      <w:lvlJc w:val="left"/>
      <w:pPr>
        <w:ind w:left="4451" w:hanging="360"/>
      </w:pPr>
      <w:rPr>
        <w:rFonts w:ascii="Courier New" w:hAnsi="Courier New" w:cs="Courier New" w:hint="default"/>
      </w:rPr>
    </w:lvl>
    <w:lvl w:ilvl="5" w:tplc="08070005" w:tentative="1">
      <w:start w:val="1"/>
      <w:numFmt w:val="bullet"/>
      <w:lvlText w:val=""/>
      <w:lvlJc w:val="left"/>
      <w:pPr>
        <w:ind w:left="5171" w:hanging="360"/>
      </w:pPr>
      <w:rPr>
        <w:rFonts w:ascii="Wingdings" w:hAnsi="Wingdings" w:hint="default"/>
      </w:rPr>
    </w:lvl>
    <w:lvl w:ilvl="6" w:tplc="08070001" w:tentative="1">
      <w:start w:val="1"/>
      <w:numFmt w:val="bullet"/>
      <w:lvlText w:val=""/>
      <w:lvlJc w:val="left"/>
      <w:pPr>
        <w:ind w:left="5891" w:hanging="360"/>
      </w:pPr>
      <w:rPr>
        <w:rFonts w:ascii="Symbol" w:hAnsi="Symbol" w:hint="default"/>
      </w:rPr>
    </w:lvl>
    <w:lvl w:ilvl="7" w:tplc="08070003" w:tentative="1">
      <w:start w:val="1"/>
      <w:numFmt w:val="bullet"/>
      <w:lvlText w:val="o"/>
      <w:lvlJc w:val="left"/>
      <w:pPr>
        <w:ind w:left="6611" w:hanging="360"/>
      </w:pPr>
      <w:rPr>
        <w:rFonts w:ascii="Courier New" w:hAnsi="Courier New" w:cs="Courier New" w:hint="default"/>
      </w:rPr>
    </w:lvl>
    <w:lvl w:ilvl="8" w:tplc="08070005" w:tentative="1">
      <w:start w:val="1"/>
      <w:numFmt w:val="bullet"/>
      <w:lvlText w:val=""/>
      <w:lvlJc w:val="left"/>
      <w:pPr>
        <w:ind w:left="7331" w:hanging="360"/>
      </w:pPr>
      <w:rPr>
        <w:rFonts w:ascii="Wingdings" w:hAnsi="Wingdings" w:hint="default"/>
      </w:rPr>
    </w:lvl>
  </w:abstractNum>
  <w:abstractNum w:abstractNumId="12" w15:restartNumberingAfterBreak="0">
    <w:nsid w:val="6450163C"/>
    <w:multiLevelType w:val="hybridMultilevel"/>
    <w:tmpl w:val="4FF02804"/>
    <w:lvl w:ilvl="0" w:tplc="08070001">
      <w:start w:val="1"/>
      <w:numFmt w:val="bullet"/>
      <w:lvlText w:val=""/>
      <w:lvlJc w:val="left"/>
      <w:pPr>
        <w:ind w:left="1571" w:hanging="360"/>
      </w:pPr>
      <w:rPr>
        <w:rFonts w:ascii="Symbol" w:hAnsi="Symbol" w:hint="default"/>
      </w:rPr>
    </w:lvl>
    <w:lvl w:ilvl="1" w:tplc="08070003" w:tentative="1">
      <w:start w:val="1"/>
      <w:numFmt w:val="bullet"/>
      <w:lvlText w:val="o"/>
      <w:lvlJc w:val="left"/>
      <w:pPr>
        <w:ind w:left="2291" w:hanging="360"/>
      </w:pPr>
      <w:rPr>
        <w:rFonts w:ascii="Courier New" w:hAnsi="Courier New" w:cs="Courier New" w:hint="default"/>
      </w:rPr>
    </w:lvl>
    <w:lvl w:ilvl="2" w:tplc="08070005" w:tentative="1">
      <w:start w:val="1"/>
      <w:numFmt w:val="bullet"/>
      <w:lvlText w:val=""/>
      <w:lvlJc w:val="left"/>
      <w:pPr>
        <w:ind w:left="3011" w:hanging="360"/>
      </w:pPr>
      <w:rPr>
        <w:rFonts w:ascii="Wingdings" w:hAnsi="Wingdings" w:hint="default"/>
      </w:rPr>
    </w:lvl>
    <w:lvl w:ilvl="3" w:tplc="08070001" w:tentative="1">
      <w:start w:val="1"/>
      <w:numFmt w:val="bullet"/>
      <w:lvlText w:val=""/>
      <w:lvlJc w:val="left"/>
      <w:pPr>
        <w:ind w:left="3731" w:hanging="360"/>
      </w:pPr>
      <w:rPr>
        <w:rFonts w:ascii="Symbol" w:hAnsi="Symbol" w:hint="default"/>
      </w:rPr>
    </w:lvl>
    <w:lvl w:ilvl="4" w:tplc="08070003" w:tentative="1">
      <w:start w:val="1"/>
      <w:numFmt w:val="bullet"/>
      <w:lvlText w:val="o"/>
      <w:lvlJc w:val="left"/>
      <w:pPr>
        <w:ind w:left="4451" w:hanging="360"/>
      </w:pPr>
      <w:rPr>
        <w:rFonts w:ascii="Courier New" w:hAnsi="Courier New" w:cs="Courier New" w:hint="default"/>
      </w:rPr>
    </w:lvl>
    <w:lvl w:ilvl="5" w:tplc="08070005" w:tentative="1">
      <w:start w:val="1"/>
      <w:numFmt w:val="bullet"/>
      <w:lvlText w:val=""/>
      <w:lvlJc w:val="left"/>
      <w:pPr>
        <w:ind w:left="5171" w:hanging="360"/>
      </w:pPr>
      <w:rPr>
        <w:rFonts w:ascii="Wingdings" w:hAnsi="Wingdings" w:hint="default"/>
      </w:rPr>
    </w:lvl>
    <w:lvl w:ilvl="6" w:tplc="08070001" w:tentative="1">
      <w:start w:val="1"/>
      <w:numFmt w:val="bullet"/>
      <w:lvlText w:val=""/>
      <w:lvlJc w:val="left"/>
      <w:pPr>
        <w:ind w:left="5891" w:hanging="360"/>
      </w:pPr>
      <w:rPr>
        <w:rFonts w:ascii="Symbol" w:hAnsi="Symbol" w:hint="default"/>
      </w:rPr>
    </w:lvl>
    <w:lvl w:ilvl="7" w:tplc="08070003" w:tentative="1">
      <w:start w:val="1"/>
      <w:numFmt w:val="bullet"/>
      <w:lvlText w:val="o"/>
      <w:lvlJc w:val="left"/>
      <w:pPr>
        <w:ind w:left="6611" w:hanging="360"/>
      </w:pPr>
      <w:rPr>
        <w:rFonts w:ascii="Courier New" w:hAnsi="Courier New" w:cs="Courier New" w:hint="default"/>
      </w:rPr>
    </w:lvl>
    <w:lvl w:ilvl="8" w:tplc="08070005" w:tentative="1">
      <w:start w:val="1"/>
      <w:numFmt w:val="bullet"/>
      <w:lvlText w:val=""/>
      <w:lvlJc w:val="left"/>
      <w:pPr>
        <w:ind w:left="7331" w:hanging="360"/>
      </w:pPr>
      <w:rPr>
        <w:rFonts w:ascii="Wingdings" w:hAnsi="Wingdings" w:hint="default"/>
      </w:rPr>
    </w:lvl>
  </w:abstractNum>
  <w:abstractNum w:abstractNumId="13" w15:restartNumberingAfterBreak="0">
    <w:nsid w:val="751A3049"/>
    <w:multiLevelType w:val="hybridMultilevel"/>
    <w:tmpl w:val="46F45D4C"/>
    <w:lvl w:ilvl="0" w:tplc="41E2D90C">
      <w:numFmt w:val="bullet"/>
      <w:lvlText w:val="-"/>
      <w:lvlJc w:val="left"/>
      <w:pPr>
        <w:ind w:left="1211" w:hanging="360"/>
      </w:pPr>
      <w:rPr>
        <w:rFonts w:ascii="Times New Roman" w:eastAsiaTheme="minorHAnsi" w:hAnsi="Times New Roman" w:cs="Times New Roman" w:hint="default"/>
      </w:rPr>
    </w:lvl>
    <w:lvl w:ilvl="1" w:tplc="08070003" w:tentative="1">
      <w:start w:val="1"/>
      <w:numFmt w:val="bullet"/>
      <w:lvlText w:val="o"/>
      <w:lvlJc w:val="left"/>
      <w:pPr>
        <w:ind w:left="1931" w:hanging="360"/>
      </w:pPr>
      <w:rPr>
        <w:rFonts w:ascii="Courier New" w:hAnsi="Courier New" w:cs="Courier New" w:hint="default"/>
      </w:rPr>
    </w:lvl>
    <w:lvl w:ilvl="2" w:tplc="08070005" w:tentative="1">
      <w:start w:val="1"/>
      <w:numFmt w:val="bullet"/>
      <w:lvlText w:val=""/>
      <w:lvlJc w:val="left"/>
      <w:pPr>
        <w:ind w:left="2651" w:hanging="360"/>
      </w:pPr>
      <w:rPr>
        <w:rFonts w:ascii="Wingdings" w:hAnsi="Wingdings" w:hint="default"/>
      </w:rPr>
    </w:lvl>
    <w:lvl w:ilvl="3" w:tplc="08070001" w:tentative="1">
      <w:start w:val="1"/>
      <w:numFmt w:val="bullet"/>
      <w:lvlText w:val=""/>
      <w:lvlJc w:val="left"/>
      <w:pPr>
        <w:ind w:left="3371" w:hanging="360"/>
      </w:pPr>
      <w:rPr>
        <w:rFonts w:ascii="Symbol" w:hAnsi="Symbol" w:hint="default"/>
      </w:rPr>
    </w:lvl>
    <w:lvl w:ilvl="4" w:tplc="08070003" w:tentative="1">
      <w:start w:val="1"/>
      <w:numFmt w:val="bullet"/>
      <w:lvlText w:val="o"/>
      <w:lvlJc w:val="left"/>
      <w:pPr>
        <w:ind w:left="4091" w:hanging="360"/>
      </w:pPr>
      <w:rPr>
        <w:rFonts w:ascii="Courier New" w:hAnsi="Courier New" w:cs="Courier New" w:hint="default"/>
      </w:rPr>
    </w:lvl>
    <w:lvl w:ilvl="5" w:tplc="08070005" w:tentative="1">
      <w:start w:val="1"/>
      <w:numFmt w:val="bullet"/>
      <w:lvlText w:val=""/>
      <w:lvlJc w:val="left"/>
      <w:pPr>
        <w:ind w:left="4811" w:hanging="360"/>
      </w:pPr>
      <w:rPr>
        <w:rFonts w:ascii="Wingdings" w:hAnsi="Wingdings" w:hint="default"/>
      </w:rPr>
    </w:lvl>
    <w:lvl w:ilvl="6" w:tplc="08070001" w:tentative="1">
      <w:start w:val="1"/>
      <w:numFmt w:val="bullet"/>
      <w:lvlText w:val=""/>
      <w:lvlJc w:val="left"/>
      <w:pPr>
        <w:ind w:left="5531" w:hanging="360"/>
      </w:pPr>
      <w:rPr>
        <w:rFonts w:ascii="Symbol" w:hAnsi="Symbol" w:hint="default"/>
      </w:rPr>
    </w:lvl>
    <w:lvl w:ilvl="7" w:tplc="08070003" w:tentative="1">
      <w:start w:val="1"/>
      <w:numFmt w:val="bullet"/>
      <w:lvlText w:val="o"/>
      <w:lvlJc w:val="left"/>
      <w:pPr>
        <w:ind w:left="6251" w:hanging="360"/>
      </w:pPr>
      <w:rPr>
        <w:rFonts w:ascii="Courier New" w:hAnsi="Courier New" w:cs="Courier New" w:hint="default"/>
      </w:rPr>
    </w:lvl>
    <w:lvl w:ilvl="8" w:tplc="08070005" w:tentative="1">
      <w:start w:val="1"/>
      <w:numFmt w:val="bullet"/>
      <w:lvlText w:val=""/>
      <w:lvlJc w:val="left"/>
      <w:pPr>
        <w:ind w:left="6971" w:hanging="360"/>
      </w:pPr>
      <w:rPr>
        <w:rFonts w:ascii="Wingdings" w:hAnsi="Wingdings" w:hint="default"/>
      </w:rPr>
    </w:lvl>
  </w:abstractNum>
  <w:num w:numId="1" w16cid:durableId="1099986007">
    <w:abstractNumId w:val="0"/>
  </w:num>
  <w:num w:numId="2" w16cid:durableId="2112774907">
    <w:abstractNumId w:val="7"/>
  </w:num>
  <w:num w:numId="3" w16cid:durableId="1634016429">
    <w:abstractNumId w:val="6"/>
  </w:num>
  <w:num w:numId="4" w16cid:durableId="1613391159">
    <w:abstractNumId w:val="0"/>
  </w:num>
  <w:num w:numId="5" w16cid:durableId="1028528644">
    <w:abstractNumId w:val="3"/>
  </w:num>
  <w:num w:numId="6" w16cid:durableId="1148324528">
    <w:abstractNumId w:val="6"/>
  </w:num>
  <w:num w:numId="7" w16cid:durableId="854459170">
    <w:abstractNumId w:val="3"/>
  </w:num>
  <w:num w:numId="8" w16cid:durableId="1370106994">
    <w:abstractNumId w:val="3"/>
  </w:num>
  <w:num w:numId="9" w16cid:durableId="1514496901">
    <w:abstractNumId w:val="3"/>
  </w:num>
  <w:num w:numId="10" w16cid:durableId="803621577">
    <w:abstractNumId w:val="3"/>
  </w:num>
  <w:num w:numId="11" w16cid:durableId="1294022211">
    <w:abstractNumId w:val="0"/>
  </w:num>
  <w:num w:numId="12" w16cid:durableId="1560483663">
    <w:abstractNumId w:val="6"/>
  </w:num>
  <w:num w:numId="13" w16cid:durableId="1720469123">
    <w:abstractNumId w:val="7"/>
  </w:num>
  <w:num w:numId="14" w16cid:durableId="2100441418">
    <w:abstractNumId w:val="2"/>
  </w:num>
  <w:num w:numId="15" w16cid:durableId="1079015886">
    <w:abstractNumId w:val="4"/>
  </w:num>
  <w:num w:numId="16" w16cid:durableId="2142532499">
    <w:abstractNumId w:val="13"/>
  </w:num>
  <w:num w:numId="17" w16cid:durableId="250741868">
    <w:abstractNumId w:val="11"/>
  </w:num>
  <w:num w:numId="18" w16cid:durableId="1524786414">
    <w:abstractNumId w:val="10"/>
  </w:num>
  <w:num w:numId="19" w16cid:durableId="1801872662">
    <w:abstractNumId w:val="5"/>
  </w:num>
  <w:num w:numId="20" w16cid:durableId="1861897905">
    <w:abstractNumId w:val="9"/>
  </w:num>
  <w:num w:numId="21" w16cid:durableId="1355502545">
    <w:abstractNumId w:val="1"/>
  </w:num>
  <w:num w:numId="22" w16cid:durableId="631712352">
    <w:abstractNumId w:val="12"/>
  </w:num>
  <w:num w:numId="23" w16cid:durableId="118555951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tretter, Torben">
    <w15:presenceInfo w15:providerId="AD" w15:userId="S::torben.antretter@unisg.ch::c125b217-fe41-47cf-8329-e2071744c23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attachedTemplate r:id="rId1"/>
  <w:defaultTabStop w:val="709"/>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ademy Management Review&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0xapazwg5x5reewpvbv29r1tpaswrf2azpa&quot;&gt;Global Endnote Library_MacBook&lt;record-ids&gt;&lt;item&gt;2&lt;/item&gt;&lt;item&gt;71&lt;/item&gt;&lt;item&gt;72&lt;/item&gt;&lt;item&gt;75&lt;/item&gt;&lt;item&gt;89&lt;/item&gt;&lt;item&gt;209&lt;/item&gt;&lt;item&gt;261&lt;/item&gt;&lt;item&gt;262&lt;/item&gt;&lt;item&gt;451&lt;/item&gt;&lt;item&gt;723&lt;/item&gt;&lt;item&gt;775&lt;/item&gt;&lt;item&gt;865&lt;/item&gt;&lt;item&gt;1407&lt;/item&gt;&lt;item&gt;1408&lt;/item&gt;&lt;item&gt;1409&lt;/item&gt;&lt;item&gt;1410&lt;/item&gt;&lt;item&gt;1641&lt;/item&gt;&lt;item&gt;1765&lt;/item&gt;&lt;item&gt;1767&lt;/item&gt;&lt;item&gt;1768&lt;/item&gt;&lt;item&gt;1769&lt;/item&gt;&lt;item&gt;1771&lt;/item&gt;&lt;item&gt;1773&lt;/item&gt;&lt;item&gt;1774&lt;/item&gt;&lt;item&gt;1775&lt;/item&gt;&lt;item&gt;1778&lt;/item&gt;&lt;/record-ids&gt;&lt;/item&gt;&lt;/Libraries&gt;"/>
  </w:docVars>
  <w:rsids>
    <w:rsidRoot w:val="007D53F7"/>
    <w:rsid w:val="00001B61"/>
    <w:rsid w:val="00012260"/>
    <w:rsid w:val="0001262F"/>
    <w:rsid w:val="00025501"/>
    <w:rsid w:val="00033068"/>
    <w:rsid w:val="00033BBF"/>
    <w:rsid w:val="000342D6"/>
    <w:rsid w:val="000402E9"/>
    <w:rsid w:val="0004432D"/>
    <w:rsid w:val="0005380F"/>
    <w:rsid w:val="00054780"/>
    <w:rsid w:val="000549F4"/>
    <w:rsid w:val="00055771"/>
    <w:rsid w:val="0005729A"/>
    <w:rsid w:val="00065F93"/>
    <w:rsid w:val="0007013E"/>
    <w:rsid w:val="00081354"/>
    <w:rsid w:val="00085F20"/>
    <w:rsid w:val="00086966"/>
    <w:rsid w:val="00087EAC"/>
    <w:rsid w:val="000B0C95"/>
    <w:rsid w:val="000B79E2"/>
    <w:rsid w:val="000B7AD3"/>
    <w:rsid w:val="000C5089"/>
    <w:rsid w:val="000C60E1"/>
    <w:rsid w:val="000C73D0"/>
    <w:rsid w:val="000C7ADE"/>
    <w:rsid w:val="000D3CB8"/>
    <w:rsid w:val="00100092"/>
    <w:rsid w:val="001018A3"/>
    <w:rsid w:val="00103183"/>
    <w:rsid w:val="001036FE"/>
    <w:rsid w:val="001047DF"/>
    <w:rsid w:val="001061F2"/>
    <w:rsid w:val="00110F86"/>
    <w:rsid w:val="00112E53"/>
    <w:rsid w:val="00115CFA"/>
    <w:rsid w:val="00122798"/>
    <w:rsid w:val="00124C96"/>
    <w:rsid w:val="00127624"/>
    <w:rsid w:val="00134AB3"/>
    <w:rsid w:val="001375E5"/>
    <w:rsid w:val="00137DFB"/>
    <w:rsid w:val="00140E36"/>
    <w:rsid w:val="00141A61"/>
    <w:rsid w:val="00141AA9"/>
    <w:rsid w:val="0014698D"/>
    <w:rsid w:val="00150A1E"/>
    <w:rsid w:val="001511D5"/>
    <w:rsid w:val="00152D3A"/>
    <w:rsid w:val="00153FF8"/>
    <w:rsid w:val="00155ADB"/>
    <w:rsid w:val="0015639D"/>
    <w:rsid w:val="0015776A"/>
    <w:rsid w:val="00163027"/>
    <w:rsid w:val="00166DB9"/>
    <w:rsid w:val="0018396A"/>
    <w:rsid w:val="0019673E"/>
    <w:rsid w:val="001A169F"/>
    <w:rsid w:val="001A50E6"/>
    <w:rsid w:val="001A5B0A"/>
    <w:rsid w:val="001B0D72"/>
    <w:rsid w:val="001C2907"/>
    <w:rsid w:val="001C420D"/>
    <w:rsid w:val="001D4449"/>
    <w:rsid w:val="001D76C0"/>
    <w:rsid w:val="001D7DED"/>
    <w:rsid w:val="001E4A59"/>
    <w:rsid w:val="001E5CCC"/>
    <w:rsid w:val="001E7439"/>
    <w:rsid w:val="001F0B78"/>
    <w:rsid w:val="001F347A"/>
    <w:rsid w:val="001F6D23"/>
    <w:rsid w:val="00201DB0"/>
    <w:rsid w:val="00204142"/>
    <w:rsid w:val="00205F99"/>
    <w:rsid w:val="0021183C"/>
    <w:rsid w:val="002121D3"/>
    <w:rsid w:val="00213188"/>
    <w:rsid w:val="00230D7A"/>
    <w:rsid w:val="00237582"/>
    <w:rsid w:val="00255003"/>
    <w:rsid w:val="0026281C"/>
    <w:rsid w:val="0027037F"/>
    <w:rsid w:val="00271273"/>
    <w:rsid w:val="002747F3"/>
    <w:rsid w:val="00285756"/>
    <w:rsid w:val="0029580D"/>
    <w:rsid w:val="002A4126"/>
    <w:rsid w:val="002B6758"/>
    <w:rsid w:val="002C6731"/>
    <w:rsid w:val="002E2ECE"/>
    <w:rsid w:val="002E41D7"/>
    <w:rsid w:val="002E5B06"/>
    <w:rsid w:val="002F2C10"/>
    <w:rsid w:val="00301C83"/>
    <w:rsid w:val="00305585"/>
    <w:rsid w:val="00306961"/>
    <w:rsid w:val="00317B1B"/>
    <w:rsid w:val="003233D5"/>
    <w:rsid w:val="00323743"/>
    <w:rsid w:val="003278FB"/>
    <w:rsid w:val="00330684"/>
    <w:rsid w:val="00332090"/>
    <w:rsid w:val="00346E1F"/>
    <w:rsid w:val="00352456"/>
    <w:rsid w:val="0036205C"/>
    <w:rsid w:val="00364319"/>
    <w:rsid w:val="0037225F"/>
    <w:rsid w:val="0037299F"/>
    <w:rsid w:val="00382516"/>
    <w:rsid w:val="00382BBC"/>
    <w:rsid w:val="00386210"/>
    <w:rsid w:val="003902B0"/>
    <w:rsid w:val="003934A8"/>
    <w:rsid w:val="003A58BE"/>
    <w:rsid w:val="003A66B1"/>
    <w:rsid w:val="003B0144"/>
    <w:rsid w:val="003B715A"/>
    <w:rsid w:val="003B7FB0"/>
    <w:rsid w:val="003D1E60"/>
    <w:rsid w:val="003D7641"/>
    <w:rsid w:val="003E46BF"/>
    <w:rsid w:val="003E6F3E"/>
    <w:rsid w:val="003F421A"/>
    <w:rsid w:val="003F454C"/>
    <w:rsid w:val="003F4F1B"/>
    <w:rsid w:val="003F5762"/>
    <w:rsid w:val="003F7620"/>
    <w:rsid w:val="00404DDA"/>
    <w:rsid w:val="00407F2E"/>
    <w:rsid w:val="00422623"/>
    <w:rsid w:val="0042553C"/>
    <w:rsid w:val="004257FC"/>
    <w:rsid w:val="00432C25"/>
    <w:rsid w:val="00443383"/>
    <w:rsid w:val="00443C7B"/>
    <w:rsid w:val="00456F4F"/>
    <w:rsid w:val="00464C8E"/>
    <w:rsid w:val="0047141A"/>
    <w:rsid w:val="00473974"/>
    <w:rsid w:val="00482FD8"/>
    <w:rsid w:val="00485964"/>
    <w:rsid w:val="004A0FA9"/>
    <w:rsid w:val="004B11F4"/>
    <w:rsid w:val="004B707D"/>
    <w:rsid w:val="004B7277"/>
    <w:rsid w:val="004B76C0"/>
    <w:rsid w:val="004C1F9A"/>
    <w:rsid w:val="004C22A8"/>
    <w:rsid w:val="004C2702"/>
    <w:rsid w:val="004C43BB"/>
    <w:rsid w:val="004C562C"/>
    <w:rsid w:val="004C67B7"/>
    <w:rsid w:val="004D1F6C"/>
    <w:rsid w:val="004D2459"/>
    <w:rsid w:val="004F3963"/>
    <w:rsid w:val="004F548B"/>
    <w:rsid w:val="005001C7"/>
    <w:rsid w:val="00522A54"/>
    <w:rsid w:val="00525061"/>
    <w:rsid w:val="005303A9"/>
    <w:rsid w:val="00533B7B"/>
    <w:rsid w:val="00550E18"/>
    <w:rsid w:val="00563884"/>
    <w:rsid w:val="00574337"/>
    <w:rsid w:val="005A51AE"/>
    <w:rsid w:val="005B1CB0"/>
    <w:rsid w:val="005B3136"/>
    <w:rsid w:val="005B4322"/>
    <w:rsid w:val="005B4E20"/>
    <w:rsid w:val="005B5A4F"/>
    <w:rsid w:val="005B6BB9"/>
    <w:rsid w:val="005B74C5"/>
    <w:rsid w:val="005C2010"/>
    <w:rsid w:val="005D7606"/>
    <w:rsid w:val="005E6DD5"/>
    <w:rsid w:val="005F06B0"/>
    <w:rsid w:val="005F0DFB"/>
    <w:rsid w:val="005F2ABF"/>
    <w:rsid w:val="005F60F1"/>
    <w:rsid w:val="005F76D4"/>
    <w:rsid w:val="006046A9"/>
    <w:rsid w:val="0060473B"/>
    <w:rsid w:val="00605913"/>
    <w:rsid w:val="00613867"/>
    <w:rsid w:val="00621708"/>
    <w:rsid w:val="0062539D"/>
    <w:rsid w:val="00626E66"/>
    <w:rsid w:val="00634E02"/>
    <w:rsid w:val="00641659"/>
    <w:rsid w:val="006431E8"/>
    <w:rsid w:val="0064682B"/>
    <w:rsid w:val="00650072"/>
    <w:rsid w:val="00654B71"/>
    <w:rsid w:val="00655B96"/>
    <w:rsid w:val="00656850"/>
    <w:rsid w:val="006621E1"/>
    <w:rsid w:val="006623BE"/>
    <w:rsid w:val="006672D9"/>
    <w:rsid w:val="006678B1"/>
    <w:rsid w:val="006702C2"/>
    <w:rsid w:val="00671B3A"/>
    <w:rsid w:val="0067282C"/>
    <w:rsid w:val="00672E11"/>
    <w:rsid w:val="00674746"/>
    <w:rsid w:val="006770E4"/>
    <w:rsid w:val="00684606"/>
    <w:rsid w:val="00695883"/>
    <w:rsid w:val="006A2C75"/>
    <w:rsid w:val="006A4D06"/>
    <w:rsid w:val="006B30FB"/>
    <w:rsid w:val="006B3C09"/>
    <w:rsid w:val="006C4DCC"/>
    <w:rsid w:val="006D6958"/>
    <w:rsid w:val="006D7A6A"/>
    <w:rsid w:val="006E25F7"/>
    <w:rsid w:val="006E66BA"/>
    <w:rsid w:val="006F260E"/>
    <w:rsid w:val="006F76AD"/>
    <w:rsid w:val="00701C5A"/>
    <w:rsid w:val="007024F5"/>
    <w:rsid w:val="0070519C"/>
    <w:rsid w:val="007053D0"/>
    <w:rsid w:val="007075DD"/>
    <w:rsid w:val="00707AAD"/>
    <w:rsid w:val="00707B0F"/>
    <w:rsid w:val="007169CA"/>
    <w:rsid w:val="00717E19"/>
    <w:rsid w:val="00721CC3"/>
    <w:rsid w:val="00723CC8"/>
    <w:rsid w:val="00731EDC"/>
    <w:rsid w:val="007333A2"/>
    <w:rsid w:val="0074570B"/>
    <w:rsid w:val="00747122"/>
    <w:rsid w:val="00751183"/>
    <w:rsid w:val="00752455"/>
    <w:rsid w:val="00752B8B"/>
    <w:rsid w:val="00761141"/>
    <w:rsid w:val="00761BC6"/>
    <w:rsid w:val="00766CD7"/>
    <w:rsid w:val="00780C78"/>
    <w:rsid w:val="00782CFF"/>
    <w:rsid w:val="00784FE3"/>
    <w:rsid w:val="00796DFF"/>
    <w:rsid w:val="007A3B3E"/>
    <w:rsid w:val="007A538C"/>
    <w:rsid w:val="007A5C9F"/>
    <w:rsid w:val="007A69A9"/>
    <w:rsid w:val="007B005A"/>
    <w:rsid w:val="007B61C5"/>
    <w:rsid w:val="007C6504"/>
    <w:rsid w:val="007D53F7"/>
    <w:rsid w:val="007D5CEE"/>
    <w:rsid w:val="007D7A16"/>
    <w:rsid w:val="007E3414"/>
    <w:rsid w:val="007E378E"/>
    <w:rsid w:val="007F34E2"/>
    <w:rsid w:val="007F5095"/>
    <w:rsid w:val="00801B81"/>
    <w:rsid w:val="00815645"/>
    <w:rsid w:val="00815999"/>
    <w:rsid w:val="00817872"/>
    <w:rsid w:val="008250B0"/>
    <w:rsid w:val="00831F94"/>
    <w:rsid w:val="0083450A"/>
    <w:rsid w:val="0084627C"/>
    <w:rsid w:val="00852F7A"/>
    <w:rsid w:val="00854656"/>
    <w:rsid w:val="00855006"/>
    <w:rsid w:val="00856D76"/>
    <w:rsid w:val="0087099D"/>
    <w:rsid w:val="00874799"/>
    <w:rsid w:val="0087676C"/>
    <w:rsid w:val="008868F9"/>
    <w:rsid w:val="00891CA1"/>
    <w:rsid w:val="00897229"/>
    <w:rsid w:val="008974EC"/>
    <w:rsid w:val="008A1EAA"/>
    <w:rsid w:val="008B180E"/>
    <w:rsid w:val="008B3FFB"/>
    <w:rsid w:val="008B4B27"/>
    <w:rsid w:val="008B63A9"/>
    <w:rsid w:val="008C0942"/>
    <w:rsid w:val="008D297A"/>
    <w:rsid w:val="008E197B"/>
    <w:rsid w:val="008E1FBF"/>
    <w:rsid w:val="008E2CBD"/>
    <w:rsid w:val="008F09C9"/>
    <w:rsid w:val="008F65A2"/>
    <w:rsid w:val="008F7724"/>
    <w:rsid w:val="008F7D8F"/>
    <w:rsid w:val="008F7EEF"/>
    <w:rsid w:val="00902113"/>
    <w:rsid w:val="00903230"/>
    <w:rsid w:val="009047C4"/>
    <w:rsid w:val="009118AC"/>
    <w:rsid w:val="00912B07"/>
    <w:rsid w:val="0091476B"/>
    <w:rsid w:val="009218AD"/>
    <w:rsid w:val="009230DD"/>
    <w:rsid w:val="00931AFD"/>
    <w:rsid w:val="0093710E"/>
    <w:rsid w:val="00941188"/>
    <w:rsid w:val="00950A8C"/>
    <w:rsid w:val="009510DB"/>
    <w:rsid w:val="00955A18"/>
    <w:rsid w:val="00956876"/>
    <w:rsid w:val="00960639"/>
    <w:rsid w:val="00964A3F"/>
    <w:rsid w:val="00964DF3"/>
    <w:rsid w:val="00970353"/>
    <w:rsid w:val="0097167B"/>
    <w:rsid w:val="009844F1"/>
    <w:rsid w:val="00985BA0"/>
    <w:rsid w:val="00987D31"/>
    <w:rsid w:val="00995414"/>
    <w:rsid w:val="009A07C5"/>
    <w:rsid w:val="009A0F9B"/>
    <w:rsid w:val="009A2829"/>
    <w:rsid w:val="009A3725"/>
    <w:rsid w:val="009A44BA"/>
    <w:rsid w:val="009B00E9"/>
    <w:rsid w:val="009B018E"/>
    <w:rsid w:val="009B279A"/>
    <w:rsid w:val="009C192F"/>
    <w:rsid w:val="009C1A67"/>
    <w:rsid w:val="009C1F78"/>
    <w:rsid w:val="009C79EB"/>
    <w:rsid w:val="009C7EDE"/>
    <w:rsid w:val="009F061A"/>
    <w:rsid w:val="009F3E2E"/>
    <w:rsid w:val="009F4FFC"/>
    <w:rsid w:val="00A0058C"/>
    <w:rsid w:val="00A013AD"/>
    <w:rsid w:val="00A021EC"/>
    <w:rsid w:val="00A024C5"/>
    <w:rsid w:val="00A060B5"/>
    <w:rsid w:val="00A071E9"/>
    <w:rsid w:val="00A10252"/>
    <w:rsid w:val="00A13711"/>
    <w:rsid w:val="00A22FA9"/>
    <w:rsid w:val="00A310C1"/>
    <w:rsid w:val="00A377A4"/>
    <w:rsid w:val="00A4113A"/>
    <w:rsid w:val="00A41B36"/>
    <w:rsid w:val="00A4683E"/>
    <w:rsid w:val="00A47BD9"/>
    <w:rsid w:val="00A525CE"/>
    <w:rsid w:val="00A54E24"/>
    <w:rsid w:val="00A57B51"/>
    <w:rsid w:val="00A62A69"/>
    <w:rsid w:val="00A65752"/>
    <w:rsid w:val="00A65BA4"/>
    <w:rsid w:val="00A66F6E"/>
    <w:rsid w:val="00A713B0"/>
    <w:rsid w:val="00A74579"/>
    <w:rsid w:val="00A83D68"/>
    <w:rsid w:val="00A90266"/>
    <w:rsid w:val="00A903B7"/>
    <w:rsid w:val="00AA0E74"/>
    <w:rsid w:val="00AA1F94"/>
    <w:rsid w:val="00AA5D59"/>
    <w:rsid w:val="00AA7B1A"/>
    <w:rsid w:val="00AB16B2"/>
    <w:rsid w:val="00AB4CC9"/>
    <w:rsid w:val="00AB607F"/>
    <w:rsid w:val="00AB71EF"/>
    <w:rsid w:val="00AC255A"/>
    <w:rsid w:val="00AC4BCB"/>
    <w:rsid w:val="00AC508C"/>
    <w:rsid w:val="00AC6798"/>
    <w:rsid w:val="00AC6868"/>
    <w:rsid w:val="00AE36F8"/>
    <w:rsid w:val="00AE54EA"/>
    <w:rsid w:val="00AF4620"/>
    <w:rsid w:val="00B01010"/>
    <w:rsid w:val="00B010C1"/>
    <w:rsid w:val="00B0272A"/>
    <w:rsid w:val="00B073B6"/>
    <w:rsid w:val="00B149F4"/>
    <w:rsid w:val="00B24118"/>
    <w:rsid w:val="00B2528A"/>
    <w:rsid w:val="00B34DDF"/>
    <w:rsid w:val="00B370B9"/>
    <w:rsid w:val="00B52E90"/>
    <w:rsid w:val="00B541FB"/>
    <w:rsid w:val="00B57FF3"/>
    <w:rsid w:val="00B61B17"/>
    <w:rsid w:val="00B72284"/>
    <w:rsid w:val="00B8088C"/>
    <w:rsid w:val="00B81D14"/>
    <w:rsid w:val="00B85410"/>
    <w:rsid w:val="00B85A44"/>
    <w:rsid w:val="00B85F97"/>
    <w:rsid w:val="00B929F8"/>
    <w:rsid w:val="00B96E19"/>
    <w:rsid w:val="00BA1AB7"/>
    <w:rsid w:val="00BC2455"/>
    <w:rsid w:val="00BC4C79"/>
    <w:rsid w:val="00BD290D"/>
    <w:rsid w:val="00BD2C73"/>
    <w:rsid w:val="00BD4261"/>
    <w:rsid w:val="00BD5439"/>
    <w:rsid w:val="00BE0EDC"/>
    <w:rsid w:val="00BE0EF1"/>
    <w:rsid w:val="00BE24E6"/>
    <w:rsid w:val="00BF2D3D"/>
    <w:rsid w:val="00BF64D4"/>
    <w:rsid w:val="00C14800"/>
    <w:rsid w:val="00C1610D"/>
    <w:rsid w:val="00C23701"/>
    <w:rsid w:val="00C25040"/>
    <w:rsid w:val="00C36909"/>
    <w:rsid w:val="00C43624"/>
    <w:rsid w:val="00C4441D"/>
    <w:rsid w:val="00C47735"/>
    <w:rsid w:val="00C50217"/>
    <w:rsid w:val="00C51D49"/>
    <w:rsid w:val="00C52825"/>
    <w:rsid w:val="00C70A22"/>
    <w:rsid w:val="00C7654E"/>
    <w:rsid w:val="00C80084"/>
    <w:rsid w:val="00C90675"/>
    <w:rsid w:val="00C916F2"/>
    <w:rsid w:val="00C97E49"/>
    <w:rsid w:val="00CA34C4"/>
    <w:rsid w:val="00CB32AB"/>
    <w:rsid w:val="00CB36B5"/>
    <w:rsid w:val="00CB623F"/>
    <w:rsid w:val="00CC2E74"/>
    <w:rsid w:val="00CD04F3"/>
    <w:rsid w:val="00CF063C"/>
    <w:rsid w:val="00CF23C8"/>
    <w:rsid w:val="00D05182"/>
    <w:rsid w:val="00D10056"/>
    <w:rsid w:val="00D1602B"/>
    <w:rsid w:val="00D266BF"/>
    <w:rsid w:val="00D272E4"/>
    <w:rsid w:val="00D27D86"/>
    <w:rsid w:val="00D3383F"/>
    <w:rsid w:val="00D34A00"/>
    <w:rsid w:val="00D4170B"/>
    <w:rsid w:val="00D441D3"/>
    <w:rsid w:val="00D54427"/>
    <w:rsid w:val="00D66782"/>
    <w:rsid w:val="00D81B14"/>
    <w:rsid w:val="00D9370F"/>
    <w:rsid w:val="00D97518"/>
    <w:rsid w:val="00DA2167"/>
    <w:rsid w:val="00DB218E"/>
    <w:rsid w:val="00DD427E"/>
    <w:rsid w:val="00DF382D"/>
    <w:rsid w:val="00E02C69"/>
    <w:rsid w:val="00E046AA"/>
    <w:rsid w:val="00E04F3D"/>
    <w:rsid w:val="00E14BE9"/>
    <w:rsid w:val="00E15505"/>
    <w:rsid w:val="00E46993"/>
    <w:rsid w:val="00E507AE"/>
    <w:rsid w:val="00E525E5"/>
    <w:rsid w:val="00E57714"/>
    <w:rsid w:val="00E63B28"/>
    <w:rsid w:val="00E71787"/>
    <w:rsid w:val="00E82E72"/>
    <w:rsid w:val="00E84CAB"/>
    <w:rsid w:val="00E8677F"/>
    <w:rsid w:val="00E87492"/>
    <w:rsid w:val="00E915DD"/>
    <w:rsid w:val="00E954F4"/>
    <w:rsid w:val="00E956D2"/>
    <w:rsid w:val="00E95F56"/>
    <w:rsid w:val="00EA0B45"/>
    <w:rsid w:val="00EA0D57"/>
    <w:rsid w:val="00EA433C"/>
    <w:rsid w:val="00EA7061"/>
    <w:rsid w:val="00EB1B69"/>
    <w:rsid w:val="00EB1D65"/>
    <w:rsid w:val="00EB3063"/>
    <w:rsid w:val="00EB6DF7"/>
    <w:rsid w:val="00EC18FB"/>
    <w:rsid w:val="00EC6B4E"/>
    <w:rsid w:val="00ED0547"/>
    <w:rsid w:val="00ED155C"/>
    <w:rsid w:val="00ED3C81"/>
    <w:rsid w:val="00ED518F"/>
    <w:rsid w:val="00EE04E6"/>
    <w:rsid w:val="00EE1460"/>
    <w:rsid w:val="00EE1C38"/>
    <w:rsid w:val="00EE5E60"/>
    <w:rsid w:val="00EF15C0"/>
    <w:rsid w:val="00EF257D"/>
    <w:rsid w:val="00EF737C"/>
    <w:rsid w:val="00F06F67"/>
    <w:rsid w:val="00F06FB0"/>
    <w:rsid w:val="00F13AAD"/>
    <w:rsid w:val="00F15D70"/>
    <w:rsid w:val="00F17CCE"/>
    <w:rsid w:val="00F209A2"/>
    <w:rsid w:val="00F261FA"/>
    <w:rsid w:val="00F37363"/>
    <w:rsid w:val="00F51E51"/>
    <w:rsid w:val="00F548CE"/>
    <w:rsid w:val="00F55916"/>
    <w:rsid w:val="00F633AE"/>
    <w:rsid w:val="00F67812"/>
    <w:rsid w:val="00F73A6A"/>
    <w:rsid w:val="00F76C57"/>
    <w:rsid w:val="00F8528D"/>
    <w:rsid w:val="00F87441"/>
    <w:rsid w:val="00F90E52"/>
    <w:rsid w:val="00F944CE"/>
    <w:rsid w:val="00F97CEE"/>
    <w:rsid w:val="00FA4205"/>
    <w:rsid w:val="00FA47EC"/>
    <w:rsid w:val="00FA5759"/>
    <w:rsid w:val="00FB49F5"/>
    <w:rsid w:val="00FB508E"/>
    <w:rsid w:val="00FC4F9B"/>
    <w:rsid w:val="00FC7786"/>
    <w:rsid w:val="00FD4B96"/>
    <w:rsid w:val="00FD50B9"/>
    <w:rsid w:val="00FE090B"/>
    <w:rsid w:val="00FE0C45"/>
    <w:rsid w:val="00FE56AC"/>
    <w:rsid w:val="00FF08EA"/>
    <w:rsid w:val="00FF0BD1"/>
    <w:rsid w:val="00FF56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87EAA"/>
  <w15:docId w15:val="{8378B2BF-5E9D-43F7-ACE8-53029929F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lang w:val="de-DE"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17" w:qFormat="1"/>
    <w:lsdException w:name="heading 2" w:uiPriority="17" w:qFormat="1"/>
    <w:lsdException w:name="heading 3" w:uiPriority="17" w:qFormat="1"/>
    <w:lsdException w:name="heading 4" w:uiPriority="17" w:qFormat="1"/>
    <w:lsdException w:name="heading 5" w:uiPriority="17" w:qFormat="1"/>
    <w:lsdException w:name="heading 6" w:uiPriority="17" w:qFormat="1"/>
    <w:lsdException w:name="heading 7" w:uiPriority="17" w:qFormat="1"/>
    <w:lsdException w:name="heading 8" w:uiPriority="17" w:qFormat="1"/>
    <w:lsdException w:name="heading 9" w:uiPriority="17"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uiPriority="16"/>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6" w:qFormat="1"/>
    <w:lsdException w:name="table of figures" w:semiHidden="1" w:unhideWhenUsed="1"/>
    <w:lsdException w:name="envelope address" w:semiHidden="1" w:unhideWhenUsed="1"/>
    <w:lsdException w:name="envelope return" w:uiPriority="3"/>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4"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29" w:qFormat="1"/>
    <w:lsdException w:name="Intense Emphasis" w:semiHidden="1" w:uiPriority="29" w:qFormat="1"/>
    <w:lsdException w:name="Subtle Reference" w:semiHidden="1" w:uiPriority="29" w:qFormat="1"/>
    <w:lsdException w:name="Intense Reference" w:semiHidden="1" w:uiPriority="29" w:qFormat="1"/>
    <w:lsdException w:name="Book Title" w:semiHidden="1" w:uiPriority="29"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2"/>
    <w:qFormat/>
    <w:rsid w:val="007D53F7"/>
    <w:pPr>
      <w:widowControl w:val="0"/>
      <w:spacing w:line="480" w:lineRule="auto"/>
      <w:ind w:firstLine="851"/>
    </w:pPr>
    <w:rPr>
      <w:rFonts w:ascii="Times New Roman" w:hAnsi="Times New Roman"/>
      <w:sz w:val="24"/>
      <w:lang w:val="en-GB"/>
    </w:rPr>
  </w:style>
  <w:style w:type="paragraph" w:styleId="berschrift1">
    <w:name w:val="heading 1"/>
    <w:basedOn w:val="Standard"/>
    <w:next w:val="Standard"/>
    <w:link w:val="berschrift1Zchn"/>
    <w:uiPriority w:val="17"/>
    <w:qFormat/>
    <w:rsid w:val="007D53F7"/>
    <w:pPr>
      <w:keepNext/>
      <w:keepLines/>
      <w:numPr>
        <w:numId w:val="15"/>
      </w:numPr>
      <w:spacing w:after="0"/>
      <w:outlineLvl w:val="0"/>
    </w:pPr>
    <w:rPr>
      <w:rFonts w:eastAsiaTheme="majorEastAsia" w:cstheme="majorBidi"/>
      <w:b/>
      <w:szCs w:val="32"/>
    </w:rPr>
  </w:style>
  <w:style w:type="paragraph" w:styleId="berschrift2">
    <w:name w:val="heading 2"/>
    <w:basedOn w:val="Standard"/>
    <w:next w:val="Standard"/>
    <w:link w:val="berschrift2Zchn"/>
    <w:uiPriority w:val="17"/>
    <w:qFormat/>
    <w:rsid w:val="00AB4CC9"/>
    <w:pPr>
      <w:numPr>
        <w:ilvl w:val="1"/>
        <w:numId w:val="15"/>
      </w:numPr>
      <w:spacing w:after="0"/>
      <w:ind w:left="578" w:hanging="578"/>
      <w:outlineLvl w:val="1"/>
    </w:pPr>
    <w:rPr>
      <w:rFonts w:eastAsiaTheme="majorEastAsia" w:cstheme="majorBidi"/>
      <w:b/>
      <w:szCs w:val="60"/>
    </w:rPr>
  </w:style>
  <w:style w:type="paragraph" w:styleId="berschrift3">
    <w:name w:val="heading 3"/>
    <w:basedOn w:val="Standard"/>
    <w:next w:val="Standard"/>
    <w:link w:val="berschrift3Zchn"/>
    <w:uiPriority w:val="17"/>
    <w:qFormat/>
    <w:rsid w:val="00831F94"/>
    <w:pPr>
      <w:numPr>
        <w:ilvl w:val="2"/>
        <w:numId w:val="15"/>
      </w:numPr>
      <w:spacing w:after="0"/>
      <w:ind w:left="851" w:hanging="851"/>
      <w:outlineLvl w:val="2"/>
    </w:pPr>
    <w:rPr>
      <w:rFonts w:eastAsiaTheme="majorEastAsia" w:cstheme="majorBidi"/>
      <w:b/>
      <w:szCs w:val="32"/>
    </w:rPr>
  </w:style>
  <w:style w:type="paragraph" w:styleId="berschrift4">
    <w:name w:val="heading 4"/>
    <w:basedOn w:val="Standard"/>
    <w:next w:val="Standard"/>
    <w:link w:val="berschrift4Zchn"/>
    <w:uiPriority w:val="17"/>
    <w:qFormat/>
    <w:rsid w:val="00152D3A"/>
    <w:pPr>
      <w:keepNext/>
      <w:keepLines/>
      <w:numPr>
        <w:ilvl w:val="3"/>
        <w:numId w:val="15"/>
      </w:numPr>
      <w:spacing w:before="300" w:after="0" w:line="240" w:lineRule="auto"/>
      <w:outlineLvl w:val="3"/>
    </w:pPr>
    <w:rPr>
      <w:rFonts w:asciiTheme="majorHAnsi" w:eastAsiaTheme="majorEastAsia" w:hAnsiTheme="majorHAnsi" w:cstheme="majorBidi"/>
      <w:iCs/>
      <w:szCs w:val="24"/>
    </w:rPr>
  </w:style>
  <w:style w:type="paragraph" w:styleId="berschrift5">
    <w:name w:val="heading 5"/>
    <w:basedOn w:val="Standard"/>
    <w:next w:val="Standard"/>
    <w:link w:val="berschrift5Zchn"/>
    <w:uiPriority w:val="17"/>
    <w:qFormat/>
    <w:rsid w:val="00152D3A"/>
    <w:pPr>
      <w:keepNext/>
      <w:keepLines/>
      <w:numPr>
        <w:ilvl w:val="4"/>
        <w:numId w:val="15"/>
      </w:numPr>
      <w:spacing w:before="300" w:after="0" w:line="240" w:lineRule="auto"/>
      <w:outlineLvl w:val="4"/>
    </w:pPr>
    <w:rPr>
      <w:rFonts w:asciiTheme="majorHAnsi" w:eastAsiaTheme="majorEastAsia" w:hAnsiTheme="majorHAnsi" w:cstheme="majorBidi"/>
      <w:szCs w:val="24"/>
    </w:rPr>
  </w:style>
  <w:style w:type="paragraph" w:styleId="berschrift6">
    <w:name w:val="heading 6"/>
    <w:basedOn w:val="Standard"/>
    <w:next w:val="Standard"/>
    <w:link w:val="berschrift6Zchn"/>
    <w:uiPriority w:val="17"/>
    <w:qFormat/>
    <w:rsid w:val="00152D3A"/>
    <w:pPr>
      <w:keepNext/>
      <w:keepLines/>
      <w:numPr>
        <w:ilvl w:val="5"/>
        <w:numId w:val="15"/>
      </w:numPr>
      <w:spacing w:before="600" w:after="0" w:line="240" w:lineRule="auto"/>
      <w:outlineLvl w:val="5"/>
    </w:pPr>
    <w:rPr>
      <w:rFonts w:asciiTheme="majorHAnsi" w:eastAsiaTheme="majorEastAsia" w:hAnsiTheme="majorHAnsi" w:cstheme="majorBidi"/>
      <w:sz w:val="32"/>
      <w:szCs w:val="32"/>
    </w:rPr>
  </w:style>
  <w:style w:type="paragraph" w:styleId="berschrift7">
    <w:name w:val="heading 7"/>
    <w:basedOn w:val="Standard"/>
    <w:next w:val="Standard"/>
    <w:link w:val="berschrift7Zchn"/>
    <w:uiPriority w:val="17"/>
    <w:qFormat/>
    <w:rsid w:val="00152D3A"/>
    <w:pPr>
      <w:keepNext/>
      <w:keepLines/>
      <w:numPr>
        <w:ilvl w:val="6"/>
        <w:numId w:val="15"/>
      </w:numPr>
      <w:spacing w:before="300" w:after="0" w:line="308" w:lineRule="atLeast"/>
      <w:outlineLvl w:val="6"/>
    </w:pPr>
    <w:rPr>
      <w:rFonts w:asciiTheme="majorHAnsi" w:eastAsiaTheme="majorEastAsia" w:hAnsiTheme="majorHAnsi" w:cstheme="majorBidi"/>
      <w:iCs/>
      <w:szCs w:val="24"/>
    </w:rPr>
  </w:style>
  <w:style w:type="paragraph" w:styleId="berschrift8">
    <w:name w:val="heading 8"/>
    <w:basedOn w:val="Standard"/>
    <w:next w:val="Standard"/>
    <w:link w:val="berschrift8Zchn"/>
    <w:uiPriority w:val="17"/>
    <w:semiHidden/>
    <w:qFormat/>
    <w:rsid w:val="00152D3A"/>
    <w:pPr>
      <w:keepNext/>
      <w:keepLines/>
      <w:numPr>
        <w:ilvl w:val="7"/>
        <w:numId w:val="15"/>
      </w:numPr>
      <w:outlineLvl w:val="7"/>
    </w:pPr>
    <w:rPr>
      <w:rFonts w:asciiTheme="majorHAnsi" w:eastAsiaTheme="majorEastAsia" w:hAnsiTheme="majorHAnsi" w:cstheme="majorBidi"/>
      <w:szCs w:val="24"/>
    </w:rPr>
  </w:style>
  <w:style w:type="paragraph" w:styleId="berschrift9">
    <w:name w:val="heading 9"/>
    <w:basedOn w:val="Standard"/>
    <w:next w:val="Standard"/>
    <w:link w:val="berschrift9Zchn"/>
    <w:uiPriority w:val="17"/>
    <w:semiHidden/>
    <w:qFormat/>
    <w:rsid w:val="00152D3A"/>
    <w:pPr>
      <w:keepNext/>
      <w:keepLines/>
      <w:numPr>
        <w:ilvl w:val="8"/>
        <w:numId w:val="15"/>
      </w:numPr>
      <w:outlineLvl w:val="8"/>
    </w:pPr>
    <w:rPr>
      <w:rFonts w:asciiTheme="majorHAnsi" w:eastAsiaTheme="majorEastAsia" w:hAnsiTheme="majorHAnsi" w:cstheme="majorBidi"/>
      <w:iCs/>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19"/>
    <w:qFormat/>
    <w:rsid w:val="00152D3A"/>
    <w:pPr>
      <w:tabs>
        <w:tab w:val="right" w:pos="9356"/>
      </w:tabs>
      <w:spacing w:after="0" w:line="200" w:lineRule="exact"/>
    </w:pPr>
    <w:rPr>
      <w:rFonts w:ascii="Gill Sans Nova" w:hAnsi="Gill Sans Nova"/>
      <w:noProof/>
      <w:spacing w:val="2"/>
      <w:sz w:val="16"/>
      <w:szCs w:val="16"/>
    </w:rPr>
  </w:style>
  <w:style w:type="character" w:customStyle="1" w:styleId="KopfzeileZchn">
    <w:name w:val="Kopfzeile Zchn"/>
    <w:basedOn w:val="Absatz-Standardschriftart"/>
    <w:link w:val="Kopfzeile"/>
    <w:uiPriority w:val="19"/>
    <w:rsid w:val="00152D3A"/>
    <w:rPr>
      <w:rFonts w:ascii="Gill Sans Nova" w:hAnsi="Gill Sans Nova"/>
      <w:noProof/>
      <w:spacing w:val="2"/>
      <w:sz w:val="16"/>
      <w:szCs w:val="16"/>
      <w:lang w:val="en-GB"/>
    </w:rPr>
  </w:style>
  <w:style w:type="paragraph" w:styleId="Fuzeile">
    <w:name w:val="footer"/>
    <w:basedOn w:val="Standard"/>
    <w:link w:val="FuzeileZchn"/>
    <w:uiPriority w:val="99"/>
    <w:qFormat/>
    <w:rsid w:val="00152D3A"/>
    <w:pPr>
      <w:tabs>
        <w:tab w:val="right" w:pos="9356"/>
      </w:tabs>
      <w:spacing w:after="0" w:line="200" w:lineRule="exact"/>
    </w:pPr>
    <w:rPr>
      <w:rFonts w:ascii="Gill Sans Nova" w:hAnsi="Gill Sans Nova"/>
      <w:noProof/>
      <w:spacing w:val="2"/>
      <w:sz w:val="16"/>
    </w:rPr>
  </w:style>
  <w:style w:type="character" w:customStyle="1" w:styleId="FuzeileZchn">
    <w:name w:val="Fußzeile Zchn"/>
    <w:basedOn w:val="Absatz-Standardschriftart"/>
    <w:link w:val="Fuzeile"/>
    <w:uiPriority w:val="99"/>
    <w:rsid w:val="00152D3A"/>
    <w:rPr>
      <w:rFonts w:ascii="Gill Sans Nova" w:hAnsi="Gill Sans Nova"/>
      <w:noProof/>
      <w:spacing w:val="2"/>
      <w:sz w:val="16"/>
      <w:lang w:val="en-GB"/>
    </w:rPr>
  </w:style>
  <w:style w:type="character" w:customStyle="1" w:styleId="berschrift1Zchn">
    <w:name w:val="Überschrift 1 Zchn"/>
    <w:basedOn w:val="Absatz-Standardschriftart"/>
    <w:link w:val="berschrift1"/>
    <w:uiPriority w:val="17"/>
    <w:rsid w:val="007D53F7"/>
    <w:rPr>
      <w:rFonts w:ascii="Times New Roman" w:eastAsiaTheme="majorEastAsia" w:hAnsi="Times New Roman" w:cstheme="majorBidi"/>
      <w:b/>
      <w:sz w:val="24"/>
      <w:szCs w:val="32"/>
      <w:lang w:val="en-GB"/>
    </w:rPr>
  </w:style>
  <w:style w:type="character" w:customStyle="1" w:styleId="berschrift2Zchn">
    <w:name w:val="Überschrift 2 Zchn"/>
    <w:basedOn w:val="Absatz-Standardschriftart"/>
    <w:link w:val="berschrift2"/>
    <w:uiPriority w:val="17"/>
    <w:rsid w:val="00AB4CC9"/>
    <w:rPr>
      <w:rFonts w:ascii="Times New Roman" w:eastAsiaTheme="majorEastAsia" w:hAnsi="Times New Roman" w:cstheme="majorBidi"/>
      <w:b/>
      <w:sz w:val="24"/>
      <w:szCs w:val="60"/>
      <w:lang w:val="en-GB"/>
    </w:rPr>
  </w:style>
  <w:style w:type="character" w:customStyle="1" w:styleId="berschrift3Zchn">
    <w:name w:val="Überschrift 3 Zchn"/>
    <w:basedOn w:val="Absatz-Standardschriftart"/>
    <w:link w:val="berschrift3"/>
    <w:uiPriority w:val="17"/>
    <w:rsid w:val="00831F94"/>
    <w:rPr>
      <w:rFonts w:ascii="Times New Roman" w:eastAsiaTheme="majorEastAsia" w:hAnsi="Times New Roman" w:cstheme="majorBidi"/>
      <w:b/>
      <w:sz w:val="24"/>
      <w:szCs w:val="32"/>
      <w:lang w:val="en-GB"/>
    </w:rPr>
  </w:style>
  <w:style w:type="paragraph" w:customStyle="1" w:styleId="Aufzhlung">
    <w:name w:val="Aufzählung"/>
    <w:basedOn w:val="Standard"/>
    <w:uiPriority w:val="4"/>
    <w:qFormat/>
    <w:rsid w:val="00152D3A"/>
    <w:pPr>
      <w:numPr>
        <w:numId w:val="11"/>
      </w:numPr>
      <w:spacing w:after="0"/>
    </w:pPr>
  </w:style>
  <w:style w:type="numbering" w:customStyle="1" w:styleId="UNISGAufzhlung">
    <w:name w:val="UNISG Aufzählung"/>
    <w:basedOn w:val="KeineListe"/>
    <w:uiPriority w:val="99"/>
    <w:rsid w:val="00152D3A"/>
    <w:pPr>
      <w:numPr>
        <w:numId w:val="1"/>
      </w:numPr>
    </w:pPr>
  </w:style>
  <w:style w:type="paragraph" w:customStyle="1" w:styleId="Nummerierung">
    <w:name w:val="Nummerierung"/>
    <w:basedOn w:val="Standard"/>
    <w:uiPriority w:val="5"/>
    <w:qFormat/>
    <w:rsid w:val="00152D3A"/>
    <w:pPr>
      <w:numPr>
        <w:numId w:val="12"/>
      </w:numPr>
      <w:spacing w:after="0"/>
    </w:pPr>
  </w:style>
  <w:style w:type="numbering" w:customStyle="1" w:styleId="UNISGNummerierungberschrift">
    <w:name w:val="UNISG Nummerierung Überschrift"/>
    <w:basedOn w:val="KeineListe"/>
    <w:uiPriority w:val="99"/>
    <w:rsid w:val="00152D3A"/>
    <w:pPr>
      <w:numPr>
        <w:numId w:val="2"/>
      </w:numPr>
    </w:pPr>
  </w:style>
  <w:style w:type="character" w:customStyle="1" w:styleId="berschrift4Zchn">
    <w:name w:val="Überschrift 4 Zchn"/>
    <w:basedOn w:val="Absatz-Standardschriftart"/>
    <w:link w:val="berschrift4"/>
    <w:uiPriority w:val="17"/>
    <w:rsid w:val="00152D3A"/>
    <w:rPr>
      <w:rFonts w:asciiTheme="majorHAnsi" w:eastAsiaTheme="majorEastAsia" w:hAnsiTheme="majorHAnsi" w:cstheme="majorBidi"/>
      <w:iCs/>
      <w:sz w:val="24"/>
      <w:szCs w:val="24"/>
      <w:lang w:val="en-GB"/>
    </w:rPr>
  </w:style>
  <w:style w:type="character" w:customStyle="1" w:styleId="berschrift5Zchn">
    <w:name w:val="Überschrift 5 Zchn"/>
    <w:basedOn w:val="Absatz-Standardschriftart"/>
    <w:link w:val="berschrift5"/>
    <w:uiPriority w:val="17"/>
    <w:rsid w:val="00152D3A"/>
    <w:rPr>
      <w:rFonts w:asciiTheme="majorHAnsi" w:eastAsiaTheme="majorEastAsia" w:hAnsiTheme="majorHAnsi" w:cstheme="majorBidi"/>
      <w:sz w:val="24"/>
      <w:szCs w:val="24"/>
      <w:lang w:val="en-GB"/>
    </w:rPr>
  </w:style>
  <w:style w:type="character" w:customStyle="1" w:styleId="berschrift6Zchn">
    <w:name w:val="Überschrift 6 Zchn"/>
    <w:basedOn w:val="Absatz-Standardschriftart"/>
    <w:link w:val="berschrift6"/>
    <w:uiPriority w:val="17"/>
    <w:rsid w:val="00152D3A"/>
    <w:rPr>
      <w:rFonts w:asciiTheme="majorHAnsi" w:eastAsiaTheme="majorEastAsia" w:hAnsiTheme="majorHAnsi" w:cstheme="majorBidi"/>
      <w:sz w:val="32"/>
      <w:szCs w:val="32"/>
      <w:lang w:val="en-GB"/>
    </w:rPr>
  </w:style>
  <w:style w:type="character" w:customStyle="1" w:styleId="berschrift7Zchn">
    <w:name w:val="Überschrift 7 Zchn"/>
    <w:basedOn w:val="Absatz-Standardschriftart"/>
    <w:link w:val="berschrift7"/>
    <w:uiPriority w:val="17"/>
    <w:rsid w:val="00152D3A"/>
    <w:rPr>
      <w:rFonts w:asciiTheme="majorHAnsi" w:eastAsiaTheme="majorEastAsia" w:hAnsiTheme="majorHAnsi" w:cstheme="majorBidi"/>
      <w:iCs/>
      <w:sz w:val="24"/>
      <w:szCs w:val="24"/>
      <w:lang w:val="en-GB"/>
    </w:rPr>
  </w:style>
  <w:style w:type="character" w:customStyle="1" w:styleId="berschrift8Zchn">
    <w:name w:val="Überschrift 8 Zchn"/>
    <w:basedOn w:val="Absatz-Standardschriftart"/>
    <w:link w:val="berschrift8"/>
    <w:uiPriority w:val="17"/>
    <w:semiHidden/>
    <w:rsid w:val="00152D3A"/>
    <w:rPr>
      <w:rFonts w:asciiTheme="majorHAnsi" w:eastAsiaTheme="majorEastAsia" w:hAnsiTheme="majorHAnsi" w:cstheme="majorBidi"/>
      <w:sz w:val="24"/>
      <w:szCs w:val="24"/>
      <w:lang w:val="en-GB"/>
    </w:rPr>
  </w:style>
  <w:style w:type="character" w:customStyle="1" w:styleId="berschrift9Zchn">
    <w:name w:val="Überschrift 9 Zchn"/>
    <w:basedOn w:val="Absatz-Standardschriftart"/>
    <w:link w:val="berschrift9"/>
    <w:uiPriority w:val="17"/>
    <w:semiHidden/>
    <w:rsid w:val="00152D3A"/>
    <w:rPr>
      <w:rFonts w:asciiTheme="majorHAnsi" w:eastAsiaTheme="majorEastAsia" w:hAnsiTheme="majorHAnsi" w:cstheme="majorBidi"/>
      <w:iCs/>
      <w:sz w:val="24"/>
      <w:szCs w:val="24"/>
      <w:lang w:val="en-GB"/>
    </w:rPr>
  </w:style>
  <w:style w:type="numbering" w:customStyle="1" w:styleId="UNISGNummerierung">
    <w:name w:val="UNISG Nummerierung"/>
    <w:basedOn w:val="KeineListe"/>
    <w:uiPriority w:val="99"/>
    <w:rsid w:val="00152D3A"/>
    <w:pPr>
      <w:numPr>
        <w:numId w:val="3"/>
      </w:numPr>
    </w:pPr>
  </w:style>
  <w:style w:type="paragraph" w:customStyle="1" w:styleId="OrtDatum">
    <w:name w:val="Ort Datum"/>
    <w:basedOn w:val="Standard"/>
    <w:uiPriority w:val="9"/>
    <w:semiHidden/>
    <w:rsid w:val="00152D3A"/>
    <w:pPr>
      <w:spacing w:after="0" w:line="240" w:lineRule="exact"/>
    </w:pPr>
    <w:rPr>
      <w:rFonts w:ascii="Gill Sans Nova" w:hAnsi="Gill Sans Nova"/>
      <w:spacing w:val="2"/>
    </w:rPr>
  </w:style>
  <w:style w:type="paragraph" w:customStyle="1" w:styleId="Betreff">
    <w:name w:val="Betreff"/>
    <w:basedOn w:val="Standard"/>
    <w:uiPriority w:val="10"/>
    <w:semiHidden/>
    <w:rsid w:val="00152D3A"/>
    <w:pPr>
      <w:spacing w:after="360" w:line="360" w:lineRule="exact"/>
    </w:pPr>
    <w:rPr>
      <w:rFonts w:asciiTheme="majorHAnsi" w:hAnsiTheme="majorHAnsi"/>
      <w:spacing w:val="2"/>
      <w:sz w:val="32"/>
    </w:rPr>
  </w:style>
  <w:style w:type="paragraph" w:customStyle="1" w:styleId="INVISIBLE">
    <w:name w:val="INVISIBLE"/>
    <w:semiHidden/>
    <w:rsid w:val="00152D3A"/>
    <w:pPr>
      <w:spacing w:after="0" w:line="14" w:lineRule="exact"/>
    </w:pPr>
    <w:rPr>
      <w:noProof/>
      <w:color w:val="FFFFFF" w:themeColor="background1"/>
      <w:w w:val="1"/>
      <w:sz w:val="2"/>
      <w:lang w:val="en-GB"/>
    </w:rPr>
  </w:style>
  <w:style w:type="paragraph" w:customStyle="1" w:styleId="Grusszeilen">
    <w:name w:val="Grusszeilen"/>
    <w:basedOn w:val="Standard"/>
    <w:uiPriority w:val="11"/>
    <w:semiHidden/>
    <w:rsid w:val="00152D3A"/>
    <w:pPr>
      <w:keepNext/>
      <w:tabs>
        <w:tab w:val="left" w:pos="4791"/>
      </w:tabs>
      <w:spacing w:after="0"/>
    </w:pPr>
  </w:style>
  <w:style w:type="paragraph" w:styleId="Funotentext">
    <w:name w:val="footnote text"/>
    <w:basedOn w:val="Standard"/>
    <w:link w:val="FunotentextZchn"/>
    <w:uiPriority w:val="24"/>
    <w:semiHidden/>
    <w:rsid w:val="00152D3A"/>
  </w:style>
  <w:style w:type="character" w:customStyle="1" w:styleId="FunotentextZchn">
    <w:name w:val="Fußnotentext Zchn"/>
    <w:basedOn w:val="Absatz-Standardschriftart"/>
    <w:link w:val="Funotentext"/>
    <w:uiPriority w:val="24"/>
    <w:semiHidden/>
    <w:rsid w:val="00152D3A"/>
    <w:rPr>
      <w:lang w:val="en-GB"/>
    </w:rPr>
  </w:style>
  <w:style w:type="character" w:styleId="Funotenzeichen">
    <w:name w:val="footnote reference"/>
    <w:basedOn w:val="Absatz-Standardschriftart"/>
    <w:uiPriority w:val="99"/>
    <w:semiHidden/>
    <w:unhideWhenUsed/>
    <w:rsid w:val="00152D3A"/>
    <w:rPr>
      <w:vertAlign w:val="superscript"/>
      <w:lang w:val="en-GB"/>
    </w:rPr>
  </w:style>
  <w:style w:type="character" w:styleId="Fett">
    <w:name w:val="Strong"/>
    <w:basedOn w:val="Absatz-Standardschriftart"/>
    <w:uiPriority w:val="22"/>
    <w:qFormat/>
    <w:rsid w:val="00152D3A"/>
    <w:rPr>
      <w:b/>
      <w:bCs/>
      <w:lang w:val="en-GB"/>
    </w:rPr>
  </w:style>
  <w:style w:type="paragraph" w:styleId="Umschlagabsenderadresse">
    <w:name w:val="envelope return"/>
    <w:basedOn w:val="Standard"/>
    <w:uiPriority w:val="6"/>
    <w:semiHidden/>
    <w:rsid w:val="00152D3A"/>
    <w:pPr>
      <w:spacing w:after="0" w:line="200" w:lineRule="exact"/>
    </w:pPr>
    <w:rPr>
      <w:rFonts w:ascii="Gill Sans Nova" w:eastAsiaTheme="majorEastAsia" w:hAnsi="Gill Sans Nova" w:cstheme="majorBidi"/>
      <w:spacing w:val="2"/>
      <w:sz w:val="16"/>
    </w:rPr>
  </w:style>
  <w:style w:type="paragraph" w:customStyle="1" w:styleId="Empfngeradresse">
    <w:name w:val="Empfängeradresse"/>
    <w:basedOn w:val="Standard"/>
    <w:uiPriority w:val="7"/>
    <w:semiHidden/>
    <w:rsid w:val="00152D3A"/>
    <w:pPr>
      <w:spacing w:after="0" w:line="240" w:lineRule="exact"/>
    </w:pPr>
    <w:rPr>
      <w:rFonts w:ascii="Gill Sans Nova" w:hAnsi="Gill Sans Nova"/>
      <w:spacing w:val="2"/>
    </w:rPr>
  </w:style>
  <w:style w:type="table" w:styleId="Tabellenraster">
    <w:name w:val="Table Grid"/>
    <w:basedOn w:val="NormaleTabelle"/>
    <w:uiPriority w:val="59"/>
    <w:rsid w:val="00152D3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enderadresse">
    <w:name w:val="Absenderadresse"/>
    <w:basedOn w:val="Standard"/>
    <w:uiPriority w:val="8"/>
    <w:semiHidden/>
    <w:rsid w:val="00152D3A"/>
    <w:pPr>
      <w:spacing w:after="0" w:line="200" w:lineRule="exact"/>
    </w:pPr>
    <w:rPr>
      <w:rFonts w:ascii="Gill Sans Nova" w:hAnsi="Gill Sans Nova"/>
      <w:spacing w:val="2"/>
      <w:sz w:val="16"/>
    </w:rPr>
  </w:style>
  <w:style w:type="paragraph" w:styleId="Titel">
    <w:name w:val="Title"/>
    <w:basedOn w:val="Standard"/>
    <w:link w:val="TitelZchn"/>
    <w:qFormat/>
    <w:rsid w:val="00152D3A"/>
    <w:pPr>
      <w:suppressAutoHyphens/>
      <w:spacing w:after="0" w:line="1160" w:lineRule="exact"/>
    </w:pPr>
    <w:rPr>
      <w:rFonts w:asciiTheme="majorHAnsi" w:eastAsiaTheme="majorEastAsia" w:hAnsiTheme="majorHAnsi" w:cstheme="majorBidi"/>
      <w:sz w:val="100"/>
      <w:szCs w:val="56"/>
    </w:rPr>
  </w:style>
  <w:style w:type="character" w:customStyle="1" w:styleId="TitelZchn">
    <w:name w:val="Titel Zchn"/>
    <w:basedOn w:val="Absatz-Standardschriftart"/>
    <w:link w:val="Titel"/>
    <w:rsid w:val="00152D3A"/>
    <w:rPr>
      <w:rFonts w:asciiTheme="majorHAnsi" w:eastAsiaTheme="majorEastAsia" w:hAnsiTheme="majorHAnsi" w:cstheme="majorBidi"/>
      <w:sz w:val="100"/>
      <w:szCs w:val="56"/>
      <w:lang w:val="en-GB"/>
    </w:rPr>
  </w:style>
  <w:style w:type="paragraph" w:styleId="Untertitel">
    <w:name w:val="Subtitle"/>
    <w:basedOn w:val="Standard"/>
    <w:next w:val="Standard"/>
    <w:link w:val="UntertitelZchn"/>
    <w:uiPriority w:val="1"/>
    <w:qFormat/>
    <w:rsid w:val="00152D3A"/>
    <w:pPr>
      <w:numPr>
        <w:ilvl w:val="1"/>
      </w:numPr>
      <w:spacing w:after="0" w:line="380" w:lineRule="exact"/>
      <w:ind w:firstLine="851"/>
    </w:pPr>
    <w:rPr>
      <w:rFonts w:ascii="Gill Sans Nova" w:eastAsiaTheme="minorEastAsia" w:hAnsi="Gill Sans Nova"/>
      <w:sz w:val="32"/>
    </w:rPr>
  </w:style>
  <w:style w:type="character" w:customStyle="1" w:styleId="UntertitelZchn">
    <w:name w:val="Untertitel Zchn"/>
    <w:basedOn w:val="Absatz-Standardschriftart"/>
    <w:link w:val="Untertitel"/>
    <w:uiPriority w:val="1"/>
    <w:rsid w:val="00152D3A"/>
    <w:rPr>
      <w:rFonts w:ascii="Gill Sans Nova" w:eastAsiaTheme="minorEastAsia" w:hAnsi="Gill Sans Nova"/>
      <w:sz w:val="32"/>
      <w:lang w:val="en-GB"/>
    </w:rPr>
  </w:style>
  <w:style w:type="paragraph" w:styleId="KeinLeerraum">
    <w:name w:val="No Spacing"/>
    <w:uiPriority w:val="3"/>
    <w:semiHidden/>
    <w:qFormat/>
    <w:rsid w:val="00152D3A"/>
    <w:pPr>
      <w:spacing w:line="240" w:lineRule="auto"/>
    </w:pPr>
    <w:rPr>
      <w:lang w:val="en-GB"/>
    </w:rPr>
  </w:style>
  <w:style w:type="paragraph" w:customStyle="1" w:styleId="FuzeileClaim">
    <w:name w:val="Fußzeile Claim"/>
    <w:basedOn w:val="Standard"/>
    <w:uiPriority w:val="20"/>
    <w:semiHidden/>
    <w:rsid w:val="00152D3A"/>
    <w:pPr>
      <w:spacing w:after="180" w:line="240" w:lineRule="auto"/>
    </w:pPr>
    <w:rPr>
      <w:rFonts w:asciiTheme="majorHAnsi" w:hAnsiTheme="majorHAnsi"/>
      <w:spacing w:val="2"/>
      <w:szCs w:val="32"/>
    </w:rPr>
  </w:style>
  <w:style w:type="character" w:styleId="Platzhaltertext">
    <w:name w:val="Placeholder Text"/>
    <w:basedOn w:val="Absatz-Standardschriftart"/>
    <w:uiPriority w:val="99"/>
    <w:semiHidden/>
    <w:rsid w:val="00152D3A"/>
    <w:rPr>
      <w:color w:val="808080"/>
      <w:lang w:val="en-GB"/>
    </w:rPr>
  </w:style>
  <w:style w:type="paragraph" w:customStyle="1" w:styleId="Beilagen">
    <w:name w:val="Beilagen"/>
    <w:basedOn w:val="Standard"/>
    <w:uiPriority w:val="12"/>
    <w:semiHidden/>
    <w:rsid w:val="00152D3A"/>
    <w:pPr>
      <w:spacing w:after="0"/>
    </w:pPr>
  </w:style>
  <w:style w:type="paragraph" w:customStyle="1" w:styleId="StandardohneAbstand">
    <w:name w:val="Standard ohne Abstand"/>
    <w:basedOn w:val="Standard"/>
    <w:uiPriority w:val="2"/>
    <w:qFormat/>
    <w:rsid w:val="00152D3A"/>
    <w:pPr>
      <w:spacing w:after="0"/>
    </w:pPr>
  </w:style>
  <w:style w:type="paragraph" w:styleId="Beschriftung">
    <w:name w:val="caption"/>
    <w:basedOn w:val="Standard"/>
    <w:next w:val="Standard"/>
    <w:uiPriority w:val="6"/>
    <w:qFormat/>
    <w:rsid w:val="00152D3A"/>
    <w:pPr>
      <w:spacing w:after="0" w:line="240" w:lineRule="auto"/>
    </w:pPr>
    <w:rPr>
      <w:rFonts w:ascii="Gill Sans Nova" w:hAnsi="Gill Sans Nova"/>
      <w:iCs/>
      <w:sz w:val="15"/>
      <w:szCs w:val="18"/>
    </w:rPr>
  </w:style>
  <w:style w:type="paragraph" w:styleId="Inhaltsverzeichnisberschrift">
    <w:name w:val="TOC Heading"/>
    <w:basedOn w:val="berschrift1"/>
    <w:next w:val="Standard"/>
    <w:uiPriority w:val="39"/>
    <w:rsid w:val="00152D3A"/>
    <w:pPr>
      <w:numPr>
        <w:numId w:val="0"/>
      </w:numPr>
      <w:outlineLvl w:val="9"/>
    </w:pPr>
  </w:style>
  <w:style w:type="character" w:customStyle="1" w:styleId="Kursiv">
    <w:name w:val="Kursiv"/>
    <w:basedOn w:val="Absatz-Standardschriftart"/>
    <w:qFormat/>
    <w:rsid w:val="00152D3A"/>
    <w:rPr>
      <w:i/>
      <w:iCs/>
      <w:lang w:val="en-GB"/>
    </w:rPr>
  </w:style>
  <w:style w:type="paragraph" w:customStyle="1" w:styleId="StandardTabelle">
    <w:name w:val="Standard Tabelle"/>
    <w:basedOn w:val="Standard"/>
    <w:uiPriority w:val="3"/>
    <w:qFormat/>
    <w:rsid w:val="00152D3A"/>
    <w:pPr>
      <w:spacing w:after="0" w:line="240" w:lineRule="auto"/>
    </w:pPr>
    <w:rPr>
      <w:rFonts w:asciiTheme="majorHAnsi" w:hAnsiTheme="majorHAnsi"/>
      <w:sz w:val="15"/>
      <w:szCs w:val="15"/>
    </w:rPr>
  </w:style>
  <w:style w:type="paragraph" w:styleId="Verzeichnis1">
    <w:name w:val="toc 1"/>
    <w:basedOn w:val="Standard"/>
    <w:next w:val="Standard"/>
    <w:autoRedefine/>
    <w:uiPriority w:val="39"/>
    <w:rsid w:val="00152D3A"/>
    <w:pPr>
      <w:tabs>
        <w:tab w:val="right" w:leader="underscore" w:pos="8551"/>
      </w:tabs>
      <w:spacing w:before="100" w:after="0" w:line="380" w:lineRule="exact"/>
    </w:pPr>
    <w:rPr>
      <w:rFonts w:asciiTheme="majorHAnsi" w:hAnsiTheme="majorHAnsi"/>
      <w:sz w:val="32"/>
    </w:rPr>
  </w:style>
  <w:style w:type="paragraph" w:styleId="Verzeichnis2">
    <w:name w:val="toc 2"/>
    <w:basedOn w:val="Standard"/>
    <w:next w:val="Standard"/>
    <w:autoRedefine/>
    <w:uiPriority w:val="39"/>
    <w:rsid w:val="00152D3A"/>
    <w:pPr>
      <w:tabs>
        <w:tab w:val="left" w:pos="425"/>
        <w:tab w:val="right" w:leader="underscore" w:pos="8551"/>
      </w:tabs>
      <w:spacing w:before="100" w:after="0" w:line="380" w:lineRule="exact"/>
      <w:ind w:left="425" w:hanging="425"/>
    </w:pPr>
    <w:rPr>
      <w:rFonts w:asciiTheme="majorHAnsi" w:hAnsiTheme="majorHAnsi"/>
      <w:sz w:val="32"/>
    </w:rPr>
  </w:style>
  <w:style w:type="paragraph" w:styleId="Verzeichnis3">
    <w:name w:val="toc 3"/>
    <w:basedOn w:val="Standard"/>
    <w:next w:val="Standard"/>
    <w:autoRedefine/>
    <w:uiPriority w:val="39"/>
    <w:rsid w:val="00152D3A"/>
    <w:pPr>
      <w:tabs>
        <w:tab w:val="left" w:pos="1021"/>
        <w:tab w:val="right" w:leader="underscore" w:pos="8551"/>
      </w:tabs>
      <w:spacing w:after="0" w:line="360" w:lineRule="exact"/>
      <w:ind w:left="1020" w:hanging="595"/>
    </w:pPr>
    <w:rPr>
      <w:rFonts w:asciiTheme="majorHAnsi" w:hAnsiTheme="majorHAnsi"/>
    </w:rPr>
  </w:style>
  <w:style w:type="paragraph" w:styleId="Verzeichnis4">
    <w:name w:val="toc 4"/>
    <w:basedOn w:val="Standard"/>
    <w:next w:val="Standard"/>
    <w:autoRedefine/>
    <w:uiPriority w:val="39"/>
    <w:rsid w:val="00152D3A"/>
    <w:pPr>
      <w:tabs>
        <w:tab w:val="left" w:pos="1871"/>
        <w:tab w:val="right" w:leader="underscore" w:pos="8551"/>
      </w:tabs>
      <w:spacing w:after="0" w:line="360" w:lineRule="exact"/>
      <w:ind w:left="1872" w:hanging="851"/>
    </w:pPr>
    <w:rPr>
      <w:rFonts w:asciiTheme="majorHAnsi" w:hAnsiTheme="majorHAnsi"/>
    </w:rPr>
  </w:style>
  <w:style w:type="paragraph" w:styleId="Verzeichnis5">
    <w:name w:val="toc 5"/>
    <w:basedOn w:val="Standard"/>
    <w:next w:val="Standard"/>
    <w:autoRedefine/>
    <w:uiPriority w:val="39"/>
    <w:rsid w:val="00152D3A"/>
    <w:pPr>
      <w:tabs>
        <w:tab w:val="left" w:pos="2778"/>
        <w:tab w:val="right" w:leader="underscore" w:pos="8551"/>
      </w:tabs>
      <w:spacing w:after="0" w:line="360" w:lineRule="exact"/>
      <w:ind w:left="2778" w:hanging="907"/>
    </w:pPr>
    <w:rPr>
      <w:rFonts w:asciiTheme="majorHAnsi" w:hAnsiTheme="majorHAnsi"/>
    </w:rPr>
  </w:style>
  <w:style w:type="paragraph" w:styleId="Verzeichnis6">
    <w:name w:val="toc 6"/>
    <w:basedOn w:val="Standard"/>
    <w:next w:val="Standard"/>
    <w:autoRedefine/>
    <w:uiPriority w:val="39"/>
    <w:rsid w:val="00152D3A"/>
    <w:pPr>
      <w:tabs>
        <w:tab w:val="right" w:leader="underscore" w:pos="8551"/>
      </w:tabs>
      <w:spacing w:after="0" w:line="360" w:lineRule="exact"/>
      <w:ind w:left="425"/>
    </w:pPr>
    <w:rPr>
      <w:rFonts w:asciiTheme="majorHAnsi" w:hAnsiTheme="majorHAnsi"/>
      <w:noProof/>
      <w:szCs w:val="24"/>
    </w:rPr>
  </w:style>
  <w:style w:type="paragraph" w:styleId="Verzeichnis7">
    <w:name w:val="toc 7"/>
    <w:basedOn w:val="Standard"/>
    <w:next w:val="Standard"/>
    <w:autoRedefine/>
    <w:uiPriority w:val="39"/>
    <w:rsid w:val="00152D3A"/>
    <w:pPr>
      <w:tabs>
        <w:tab w:val="right" w:leader="underscore" w:pos="8551"/>
      </w:tabs>
      <w:spacing w:after="0" w:line="360" w:lineRule="exact"/>
      <w:ind w:left="1021"/>
    </w:pPr>
    <w:rPr>
      <w:rFonts w:asciiTheme="majorHAnsi" w:hAnsiTheme="majorHAnsi"/>
      <w:noProof/>
      <w:szCs w:val="24"/>
    </w:rPr>
  </w:style>
  <w:style w:type="paragraph" w:customStyle="1" w:styleId="EndNoteBibliographyTitle">
    <w:name w:val="EndNote Bibliography Title"/>
    <w:basedOn w:val="Standard"/>
    <w:link w:val="EndNoteBibliographyTitleZchn"/>
    <w:rsid w:val="007D53F7"/>
    <w:pPr>
      <w:spacing w:after="0"/>
      <w:jc w:val="center"/>
    </w:pPr>
    <w:rPr>
      <w:rFonts w:cs="Times New Roman"/>
      <w:noProof/>
      <w:lang w:val="en-US"/>
    </w:rPr>
  </w:style>
  <w:style w:type="character" w:customStyle="1" w:styleId="EndNoteBibliographyTitleZchn">
    <w:name w:val="EndNote Bibliography Title Zchn"/>
    <w:basedOn w:val="Absatz-Standardschriftart"/>
    <w:link w:val="EndNoteBibliographyTitle"/>
    <w:rsid w:val="007D53F7"/>
    <w:rPr>
      <w:rFonts w:ascii="Times New Roman" w:hAnsi="Times New Roman" w:cs="Times New Roman"/>
      <w:noProof/>
      <w:sz w:val="24"/>
      <w:lang w:val="en-US"/>
    </w:rPr>
  </w:style>
  <w:style w:type="paragraph" w:customStyle="1" w:styleId="EndNoteBibliography">
    <w:name w:val="EndNote Bibliography"/>
    <w:basedOn w:val="Standard"/>
    <w:link w:val="EndNoteBibliographyZchn"/>
    <w:rsid w:val="007D53F7"/>
    <w:pPr>
      <w:spacing w:line="240" w:lineRule="auto"/>
    </w:pPr>
    <w:rPr>
      <w:rFonts w:cs="Times New Roman"/>
      <w:noProof/>
      <w:lang w:val="en-US"/>
    </w:rPr>
  </w:style>
  <w:style w:type="character" w:customStyle="1" w:styleId="EndNoteBibliographyZchn">
    <w:name w:val="EndNote Bibliography Zchn"/>
    <w:basedOn w:val="Absatz-Standardschriftart"/>
    <w:link w:val="EndNoteBibliography"/>
    <w:rsid w:val="007D53F7"/>
    <w:rPr>
      <w:rFonts w:ascii="Times New Roman" w:hAnsi="Times New Roman" w:cs="Times New Roman"/>
      <w:noProof/>
      <w:sz w:val="24"/>
      <w:lang w:val="en-US"/>
    </w:rPr>
  </w:style>
  <w:style w:type="paragraph" w:styleId="Listenabsatz">
    <w:name w:val="List Paragraph"/>
    <w:basedOn w:val="Standard"/>
    <w:uiPriority w:val="34"/>
    <w:qFormat/>
    <w:rsid w:val="007E378E"/>
    <w:pPr>
      <w:ind w:left="720"/>
      <w:contextualSpacing/>
    </w:pPr>
  </w:style>
  <w:style w:type="character" w:styleId="Kommentarzeichen">
    <w:name w:val="annotation reference"/>
    <w:basedOn w:val="Absatz-Standardschriftart"/>
    <w:uiPriority w:val="99"/>
    <w:semiHidden/>
    <w:unhideWhenUsed/>
    <w:rsid w:val="001C2907"/>
    <w:rPr>
      <w:sz w:val="16"/>
      <w:szCs w:val="16"/>
    </w:rPr>
  </w:style>
  <w:style w:type="paragraph" w:styleId="Kommentartext">
    <w:name w:val="annotation text"/>
    <w:basedOn w:val="Standard"/>
    <w:link w:val="KommentartextZchn"/>
    <w:uiPriority w:val="99"/>
    <w:semiHidden/>
    <w:unhideWhenUsed/>
    <w:rsid w:val="001C2907"/>
    <w:pPr>
      <w:spacing w:line="240" w:lineRule="auto"/>
    </w:pPr>
    <w:rPr>
      <w:sz w:val="20"/>
    </w:rPr>
  </w:style>
  <w:style w:type="character" w:customStyle="1" w:styleId="KommentartextZchn">
    <w:name w:val="Kommentartext Zchn"/>
    <w:basedOn w:val="Absatz-Standardschriftart"/>
    <w:link w:val="Kommentartext"/>
    <w:uiPriority w:val="99"/>
    <w:semiHidden/>
    <w:rsid w:val="001C2907"/>
    <w:rPr>
      <w:rFonts w:ascii="Times New Roman" w:hAnsi="Times New Roman"/>
      <w:lang w:val="en-GB"/>
    </w:rPr>
  </w:style>
  <w:style w:type="paragraph" w:styleId="Kommentarthema">
    <w:name w:val="annotation subject"/>
    <w:basedOn w:val="Kommentartext"/>
    <w:next w:val="Kommentartext"/>
    <w:link w:val="KommentarthemaZchn"/>
    <w:uiPriority w:val="99"/>
    <w:semiHidden/>
    <w:unhideWhenUsed/>
    <w:rsid w:val="001C2907"/>
    <w:rPr>
      <w:b/>
      <w:bCs/>
    </w:rPr>
  </w:style>
  <w:style w:type="character" w:customStyle="1" w:styleId="KommentarthemaZchn">
    <w:name w:val="Kommentarthema Zchn"/>
    <w:basedOn w:val="KommentartextZchn"/>
    <w:link w:val="Kommentarthema"/>
    <w:uiPriority w:val="99"/>
    <w:semiHidden/>
    <w:rsid w:val="001C2907"/>
    <w:rPr>
      <w:rFonts w:ascii="Times New Roman" w:hAnsi="Times New Roman"/>
      <w:b/>
      <w:bCs/>
      <w:lang w:val="en-GB"/>
    </w:rPr>
  </w:style>
  <w:style w:type="paragraph" w:styleId="berarbeitung">
    <w:name w:val="Revision"/>
    <w:hidden/>
    <w:uiPriority w:val="99"/>
    <w:semiHidden/>
    <w:rsid w:val="001C2907"/>
    <w:pPr>
      <w:spacing w:after="0" w:line="240" w:lineRule="auto"/>
    </w:pPr>
    <w:rPr>
      <w:rFonts w:ascii="Times New Roman" w:hAnsi="Times New Roman"/>
      <w:sz w:val="24"/>
      <w:lang w:val="en-GB"/>
    </w:rPr>
  </w:style>
  <w:style w:type="paragraph" w:customStyle="1" w:styleId="Text">
    <w:name w:val="Text"/>
    <w:basedOn w:val="Standard"/>
    <w:qFormat/>
    <w:rsid w:val="00352456"/>
    <w:pPr>
      <w:widowControl/>
      <w:spacing w:after="0"/>
      <w:ind w:firstLine="567"/>
      <w:jc w:val="both"/>
    </w:pPr>
    <w:rPr>
      <w:rFonts w:eastAsia="Arial" w:cs="Times New Roman"/>
      <w:szCs w:val="24"/>
      <w:lang w:val="en-US" w:eastAsia="de-DE"/>
    </w:rPr>
  </w:style>
  <w:style w:type="character" w:styleId="Hyperlink">
    <w:name w:val="Hyperlink"/>
    <w:basedOn w:val="Absatz-Standardschriftart"/>
    <w:uiPriority w:val="99"/>
    <w:unhideWhenUsed/>
    <w:rsid w:val="00D66782"/>
    <w:rPr>
      <w:color w:val="00802F" w:themeColor="hyperlink"/>
      <w:u w:val="single"/>
    </w:rPr>
  </w:style>
  <w:style w:type="character" w:styleId="NichtaufgelsteErwhnung">
    <w:name w:val="Unresolved Mention"/>
    <w:basedOn w:val="Absatz-Standardschriftart"/>
    <w:uiPriority w:val="99"/>
    <w:semiHidden/>
    <w:unhideWhenUsed/>
    <w:rsid w:val="00D66782"/>
    <w:rPr>
      <w:color w:val="605E5C"/>
      <w:shd w:val="clear" w:color="auto" w:fill="E1DFDD"/>
    </w:rPr>
  </w:style>
  <w:style w:type="paragraph" w:customStyle="1" w:styleId="p1">
    <w:name w:val="p1"/>
    <w:basedOn w:val="Standard"/>
    <w:rsid w:val="00656850"/>
    <w:pPr>
      <w:widowControl/>
      <w:spacing w:after="0" w:line="240" w:lineRule="auto"/>
      <w:ind w:firstLine="0"/>
    </w:pPr>
    <w:rPr>
      <w:rFonts w:eastAsia="Times New Roman" w:cs="Times New Roman"/>
      <w:color w:val="141413"/>
      <w:sz w:val="15"/>
      <w:szCs w:val="15"/>
      <w:lang w:val="de-CH" w:eastAsia="de-DE"/>
    </w:rPr>
  </w:style>
  <w:style w:type="character" w:customStyle="1" w:styleId="s1">
    <w:name w:val="s1"/>
    <w:basedOn w:val="Absatz-Standardschriftart"/>
    <w:rsid w:val="00656850"/>
    <w:rPr>
      <w:rFonts w:ascii="Times New Roman" w:hAnsi="Times New Roman" w:cs="Times New Roman" w:hint="default"/>
      <w:sz w:val="10"/>
      <w:szCs w:val="10"/>
    </w:rPr>
  </w:style>
  <w:style w:type="paragraph" w:styleId="StandardWeb">
    <w:name w:val="Normal (Web)"/>
    <w:basedOn w:val="Standard"/>
    <w:uiPriority w:val="99"/>
    <w:semiHidden/>
    <w:unhideWhenUsed/>
    <w:rsid w:val="00AF4620"/>
    <w:pPr>
      <w:widowControl/>
      <w:spacing w:before="100" w:beforeAutospacing="1" w:after="100" w:afterAutospacing="1" w:line="240" w:lineRule="auto"/>
      <w:ind w:firstLine="0"/>
    </w:pPr>
    <w:rPr>
      <w:rFonts w:eastAsia="Times New Roman" w:cs="Times New Roman"/>
      <w:szCs w:val="24"/>
      <w:lang w:val="de-CH" w:eastAsia="de-DE"/>
    </w:rPr>
  </w:style>
  <w:style w:type="character" w:styleId="Hervorhebung">
    <w:name w:val="Emphasis"/>
    <w:basedOn w:val="Absatz-Standardschriftart"/>
    <w:uiPriority w:val="20"/>
    <w:qFormat/>
    <w:rsid w:val="00AF46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hyperlink" Target="https://sms.onlinelibrary.wiley.com/doi/abs/10.1002/smj.2218" TargetMode="External"/><Relationship Id="rId26"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hyperlink" Target="https://dash.harvard.edu/bitstream/handle/1/10646422/baldwin,maccormack,rusnak_hidden-structure.pdf?sequence=3"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journals.sagepub.com/doi/10.2189/asqu.53.2.333" TargetMode="External"/><Relationship Id="rId25" Type="http://schemas.openxmlformats.org/officeDocument/2006/relationships/image" Target="media/image1.png"/><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yperlink" Target="https://pubsonline.informs.org/doi/10.1287/mnsc.1060.0552" TargetMode="Externa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footer" Target="footer1.xml"/><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hyperlink" Target="https://pubsonline.informs.org/doi/10.1287/orsc.2017.1177" TargetMode="External"/><Relationship Id="rId28" Type="http://schemas.openxmlformats.org/officeDocument/2006/relationships/image" Target="media/image4.png"/><Relationship Id="rId10" Type="http://schemas.openxmlformats.org/officeDocument/2006/relationships/webSettings" Target="webSettings.xml"/><Relationship Id="rId19" Type="http://schemas.openxmlformats.org/officeDocument/2006/relationships/hyperlink" Target="https://journals.aom.org/doi/10.5465/amr.2010.0290" TargetMode="Externa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hyperlink" Target="https://sms.onlinelibrary.wiley.com/doi/abs/10.1002/smj.435" TargetMode="External"/><Relationship Id="rId27" Type="http://schemas.openxmlformats.org/officeDocument/2006/relationships/image" Target="media/image3.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Zellweger\AppData\Local\Temp\Templafy\WordVsto\1pjajanj.dotx" TargetMode="External"/></Relationships>
</file>

<file path=word/theme/theme1.xml><?xml version="1.0" encoding="utf-8"?>
<a:theme xmlns:a="http://schemas.openxmlformats.org/drawingml/2006/main" name="UNISG Word TEST">
  <a:themeElements>
    <a:clrScheme name="uni stgallen Colors">
      <a:dk1>
        <a:sysClr val="windowText" lastClr="000000"/>
      </a:dk1>
      <a:lt1>
        <a:sysClr val="window" lastClr="FFFFFF"/>
      </a:lt1>
      <a:dk2>
        <a:srgbClr val="0A5F2D"/>
      </a:dk2>
      <a:lt2>
        <a:srgbClr val="FFFFFF"/>
      </a:lt2>
      <a:accent1>
        <a:srgbClr val="00802F"/>
      </a:accent1>
      <a:accent2>
        <a:srgbClr val="E1D7C3"/>
      </a:accent2>
      <a:accent3>
        <a:srgbClr val="EB6969"/>
      </a:accent3>
      <a:accent4>
        <a:srgbClr val="73A5AF"/>
      </a:accent4>
      <a:accent5>
        <a:srgbClr val="FFF04B"/>
      </a:accent5>
      <a:accent6>
        <a:srgbClr val="0A5F2D"/>
      </a:accent6>
      <a:hlink>
        <a:srgbClr val="00802F"/>
      </a:hlink>
      <a:folHlink>
        <a:srgbClr val="0A5F2D"/>
      </a:folHlink>
    </a:clrScheme>
    <a:fontScheme name="UNISG Fonts Word TEST">
      <a:majorFont>
        <a:latin typeface="Gill Sans Nova Light"/>
        <a:ea typeface=""/>
        <a:cs typeface=""/>
      </a:majorFont>
      <a:minorFont>
        <a:latin typeface="Palatino Linotype"/>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TemplafyFormConfiguration><![CDATA[{"formFields":[],"formDataEntries":[]}]]></TemplafyFormConfiguration>
</file>

<file path=customXml/item2.xml><?xml version="1.0" encoding="utf-8"?>
<TemplafyTemplateConfiguration><![CDATA[{"elementsMetadata":[],"transformationConfigurations":[{"language":"{{UserProfile.DocumentLanguage.Language}}","disableUpdates":false,"type":"proofingLanguage"},{"propertyName":"creator","propertyValue":"{{UserProfile.FirstName}} {{UserProfile.LastName}}","disableUpdates":false,"type":"documentProperty"}],"templateName":"Blank document","templateDescription":"","enableDocumentContentUpdater":true,"version":"2.0"}]]></TemplafyTemplateConfigura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c8a24f-8b40-44ca-950f-ae5db2c4fa23">
      <Terms xmlns="http://schemas.microsoft.com/office/infopath/2007/PartnerControls"/>
    </lcf76f155ced4ddcb4097134ff3c332f>
    <TaxCatchAll xmlns="71d337dc-809a-4269-a690-d6cd31b4acd0"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Dokument" ma:contentTypeID="0x01010034C2EED3AEDAB24AB48AF05A7A255DF4" ma:contentTypeVersion="20" ma:contentTypeDescription="Ein neues Dokument erstellen." ma:contentTypeScope="" ma:versionID="801b490b27e9573c13161681ba9bcef9">
  <xsd:schema xmlns:xsd="http://www.w3.org/2001/XMLSchema" xmlns:xs="http://www.w3.org/2001/XMLSchema" xmlns:p="http://schemas.microsoft.com/office/2006/metadata/properties" xmlns:ns2="07c8a24f-8b40-44ca-950f-ae5db2c4fa23" xmlns:ns3="71d337dc-809a-4269-a690-d6cd31b4acd0" targetNamespace="http://schemas.microsoft.com/office/2006/metadata/properties" ma:root="true" ma:fieldsID="f944d40614e88ef74fdd27050b1b40d4" ns2:_="" ns3:_="">
    <xsd:import namespace="07c8a24f-8b40-44ca-950f-ae5db2c4fa23"/>
    <xsd:import namespace="71d337dc-809a-4269-a690-d6cd31b4acd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c8a24f-8b40-44ca-950f-ae5db2c4fa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Bildmarkierungen" ma:readOnly="false" ma:fieldId="{5cf76f15-5ced-4ddc-b409-7134ff3c332f}" ma:taxonomyMulti="true" ma:sspId="9a650111-7fb8-408c-8449-112adb6e2ed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1d337dc-809a-4269-a690-d6cd31b4acd0"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1" nillable="true" ma:displayName="Taxonomy Catch All Column" ma:hidden="true" ma:list="{8f3f5698-4e7b-49a9-bf00-a8b38c5133ff}" ma:internalName="TaxCatchAll" ma:showField="CatchAllData" ma:web="71d337dc-809a-4269-a690-d6cd31b4ac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814BFD-24A7-4CC8-AE23-C207DFE5A637}">
  <ds:schemaRefs/>
</ds:datastoreItem>
</file>

<file path=customXml/itemProps2.xml><?xml version="1.0" encoding="utf-8"?>
<ds:datastoreItem xmlns:ds="http://schemas.openxmlformats.org/officeDocument/2006/customXml" ds:itemID="{9BA7F312-830A-42FC-88BF-400E372AE0CB}">
  <ds:schemaRefs/>
</ds:datastoreItem>
</file>

<file path=customXml/itemProps3.xml><?xml version="1.0" encoding="utf-8"?>
<ds:datastoreItem xmlns:ds="http://schemas.openxmlformats.org/officeDocument/2006/customXml" ds:itemID="{66094559-556F-4701-B77A-EC8F12689B77}">
  <ds:schemaRefs>
    <ds:schemaRef ds:uri="http://schemas.microsoft.com/sharepoint/v3/contenttype/forms"/>
  </ds:schemaRefs>
</ds:datastoreItem>
</file>

<file path=customXml/itemProps4.xml><?xml version="1.0" encoding="utf-8"?>
<ds:datastoreItem xmlns:ds="http://schemas.openxmlformats.org/officeDocument/2006/customXml" ds:itemID="{3F602D96-6183-4CC8-AACB-006A5546A54E}">
  <ds:schemaRefs>
    <ds:schemaRef ds:uri="http://schemas.microsoft.com/office/2006/metadata/properties"/>
    <ds:schemaRef ds:uri="http://schemas.microsoft.com/office/infopath/2007/PartnerControls"/>
    <ds:schemaRef ds:uri="07c8a24f-8b40-44ca-950f-ae5db2c4fa23"/>
    <ds:schemaRef ds:uri="71d337dc-809a-4269-a690-d6cd31b4acd0"/>
  </ds:schemaRefs>
</ds:datastoreItem>
</file>

<file path=customXml/itemProps5.xml><?xml version="1.0" encoding="utf-8"?>
<ds:datastoreItem xmlns:ds="http://schemas.openxmlformats.org/officeDocument/2006/customXml" ds:itemID="{DCA57B62-5710-4DF4-8C56-32AF1ABA202C}">
  <ds:schemaRefs>
    <ds:schemaRef ds:uri="http://schemas.openxmlformats.org/officeDocument/2006/bibliography"/>
  </ds:schemaRefs>
</ds:datastoreItem>
</file>

<file path=customXml/itemProps6.xml><?xml version="1.0" encoding="utf-8"?>
<ds:datastoreItem xmlns:ds="http://schemas.openxmlformats.org/officeDocument/2006/customXml" ds:itemID="{957FD9E3-2219-447B-A73C-1B487245DB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c8a24f-8b40-44ca-950f-ae5db2c4fa23"/>
    <ds:schemaRef ds:uri="71d337dc-809a-4269-a690-d6cd31b4a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C:\Users\TZellweger\AppData\Local\Temp\Templafy\WordVsto\1pjajanj.dotx</Template>
  <TotalTime>0</TotalTime>
  <Pages>36</Pages>
  <Words>18081</Words>
  <Characters>113911</Characters>
  <Application>Microsoft Office Word</Application>
  <DocSecurity>0</DocSecurity>
  <Lines>949</Lines>
  <Paragraphs>263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Zellweger</dc:creator>
  <cp:lastModifiedBy>Antretter, Torben</cp:lastModifiedBy>
  <cp:revision>2</cp:revision>
  <dcterms:created xsi:type="dcterms:W3CDTF">2026-08-22T13:14:00Z</dcterms:created>
  <dcterms:modified xsi:type="dcterms:W3CDTF">2026-08-22T13:14:00Z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0x01010034C2EED3AEDAB24AB48AF05A7A255DF4</vt:lpwstr>
  </property>
  <property fmtid="{D5CDD505-2E9C-101B-9397-08002B2CF9AE}" pid="3" name="TemplafyTenantId">
    <vt:lpwstr>unisg</vt:lpwstr>
  </property>
  <property fmtid="{D5CDD505-2E9C-101B-9397-08002B2CF9AE}" pid="4" name="TemplafyTemplateId">
    <vt:lpwstr>638116200390961853</vt:lpwstr>
  </property>
  <property fmtid="{D5CDD505-2E9C-101B-9397-08002B2CF9AE}" pid="5" name="TemplafyUserProfileId">
    <vt:lpwstr>637725856899762300</vt:lpwstr>
  </property>
  <property fmtid="{D5CDD505-2E9C-101B-9397-08002B2CF9AE}" pid="6" name="TemplafyLanguageCode">
    <vt:lpwstr>en-GB</vt:lpwstr>
  </property>
  <property fmtid="{D5CDD505-2E9C-101B-9397-08002B2CF9AE}" pid="7" name="TemplafyFromBlank">
    <vt:bool>true</vt:bool>
  </property>
</Properties>
</file>